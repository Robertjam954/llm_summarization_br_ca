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E5E" w:rsidP="002C4E5E" w:rsidRDefault="002C4E5E" w14:paraId="4D2B02F9" w14:textId="77777777">
      <w:pPr>
        <w:pStyle w:val="NormalWeb"/>
        <w:spacing w:before="0" w:beforeAutospacing="0"/>
      </w:pPr>
      <w:r w:rsidRPr="002B211D">
        <w:rPr>
          <w:b/>
          <w:bCs/>
        </w:rPr>
        <w:t>Title:</w:t>
      </w:r>
      <w:r w:rsidRPr="002B211D">
        <w:t xml:space="preserve"> Accuracy and Safety of Large Language Models for Breast Cancer Surgical Consultation Summaries</w:t>
      </w:r>
    </w:p>
    <w:p w:rsidRPr="002B211D" w:rsidR="002C4E5E" w:rsidP="002C4E5E" w:rsidRDefault="002C4E5E" w14:paraId="061DEF64" w14:textId="77777777">
      <w:pPr>
        <w:pStyle w:val="NormalWeb"/>
        <w:spacing w:before="0" w:beforeAutospacing="0"/>
      </w:pPr>
      <w:r>
        <w:t xml:space="preserve">Robert James, Solange Bayard, Andreas Giannakou, Lisa Allen, Giacomo Montagna, Ivan Pan, </w:t>
      </w:r>
      <w:proofErr w:type="spellStart"/>
      <w:r>
        <w:t>Sevilimedu</w:t>
      </w:r>
      <w:proofErr w:type="spellEnd"/>
      <w:r>
        <w:t xml:space="preserve"> </w:t>
      </w:r>
      <w:proofErr w:type="spellStart"/>
      <w:r>
        <w:t>Veeravalli</w:t>
      </w:r>
      <w:proofErr w:type="spellEnd"/>
      <w:r>
        <w:t xml:space="preserve"> Srinivasa, Sarah </w:t>
      </w:r>
      <w:proofErr w:type="spellStart"/>
      <w:r>
        <w:t>Eskreis</w:t>
      </w:r>
      <w:proofErr w:type="spellEnd"/>
      <w:r>
        <w:t>-Winkler, Monica Morrow, Tracy-Ann Moo</w:t>
      </w:r>
    </w:p>
    <w:p w:rsidRPr="000C30C8" w:rsidR="002C4E5E" w:rsidP="002C4E5E" w:rsidRDefault="002C4E5E" w14:paraId="45757624" w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Background: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t>Manual extraction of oncologic data for breast cancer surgical consultations is time-intensive and susceptible to human error. Large language models (LLMs) offer a potential solution by enabling structured extraction and summarization of clinical information from radiologic and pathologic reports. However, rigorous evaluation of their accuracy and safety in surgical workflows remains limited.</w:t>
      </w:r>
    </w:p>
    <w:p w:rsidRPr="000C30C8" w:rsidR="002C4E5E" w:rsidP="002C4E5E" w:rsidRDefault="002C4E5E" w14:paraId="4642205D" w14:textId="161FC661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5ED9DF56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Methods: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We retrospectively evaluated 200 breast cancer patient records at a single institution using a HIPAA-compliant large language model (Anthropic Claude Sonnet 4). Radiology and pathology reports were processed using a structured prompt to generate oncologic consultation summaries. Fourteen key clinical elements (e.g., tumor size, nodal status, receptor status) were extracted and summarized by the LLM. Human-generated consultation summaries served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as the comparator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. For each element, outputs were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validated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against the source reports and classified as </w:t>
      </w:r>
      <w:del w:author="Moo, Tracy-Ann" w:date="2026-03-04T12:45:56.705Z" w16du:dateUtc="2026-03-04T12:45:56.705Z" w:id="788871091">
        <w:r w:rsidRPr="74CECB6F" w:rsidDel="002C4E5E">
          <w:rPr>
            <w:rFonts w:ascii="Times New Roman" w:hAnsi="Times New Roman" w:eastAsia="Times New Roman" w:cs="Times New Roman"/>
          </w:rPr>
          <w:delText>correct</w:delText>
        </w:r>
      </w:del>
      <w:ins w:author="Moo, Tracy-Ann" w:date="2026-03-04T12:45:58.309Z" w16du:dateUtc="2026-03-04T12:45:58.309Z" w:id="1024845540">
        <w:r w:rsidRPr="74CECB6F" w:rsidR="58EB8A16">
          <w:rPr>
            <w:rFonts w:ascii="Times New Roman" w:hAnsi="Times New Roman" w:eastAsia="Times New Roman" w:cs="Times New Roman"/>
          </w:rPr>
          <w:t>accurate</w:t>
        </w:r>
      </w:ins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, omitted, or fabricated. Primary outcomes were accuracy (proportion correct), omission rate, and fabrication rate. Paired comparisons between LLM and human summaries were performed using </w:t>
      </w:r>
      <w:commentRangeStart w:id="801076356"/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McNemar’s test</w:t>
      </w:r>
      <w:ins w:author="Sevilimedu Veeravalli, Srinivasa" w:date="2026-03-04T18:51:59.79Z" w16du:dateUtc="2026-03-04T18:51:59.79Z" w:id="26264923"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. In instances where McNemar’s test was 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>deemed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 not 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>feasible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, a generalized estimating equation model was used. 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>Type</w:t>
        </w:r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 I error rate was set </w:t>
        </w:r>
      </w:ins>
      <w:ins w:author="Sevilimedu Veeravalli, Srinivasa" w:date="2026-03-04T18:52:35.134Z" w16du:dateUtc="2026-03-04T18:52:35.134Z" w:id="480136522">
        <w:r w:rsidRPr="000C30C8" w:rsidR="22E6056B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to </w:t>
        </w:r>
        <w:r w:rsidRPr="000C30C8" w:rsidR="0E607BB7">
          <w:rPr>
            <w:rFonts w:ascii="Times New Roman" w:hAnsi="Times New Roman" w:eastAsia="Times New Roman" w:cs="Times New Roman"/>
            <w:kern w:val="0"/>
            <w14:ligatures w14:val="none"/>
          </w:rPr>
          <w:t>0.05 (α).</w:t>
        </w:r>
      </w:ins>
      <w:del w:author="Sevilimedu Veeravalli, Srinivasa" w:date="2026-03-04T18:52:10.73Z" w16du:dateUtc="2026-03-04T18:52:10.73Z" w:id="1072778565">
        <w:r w:rsidRPr="74CECB6F" w:rsidDel="5ED9DF56">
          <w:rPr>
            <w:rFonts w:ascii="Times New Roman" w:hAnsi="Times New Roman" w:eastAsia="Times New Roman" w:cs="Times New Roman"/>
          </w:rPr>
          <w:delText xml:space="preserve"> with one-sided significance testing</w:delText>
        </w:r>
      </w:del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del w:author="Sevilimedu Veeravalli, Srinivasa" w:date="2026-03-04T18:52:40.066Z" w16du:dateUtc="2026-03-04T18:52:40.066Z" w:id="757828866">
        <w:r w:rsidRPr="74CECB6F" w:rsidDel="5ED9DF56">
          <w:rPr>
            <w:rFonts w:ascii="Times New Roman" w:hAnsi="Times New Roman" w:eastAsia="Times New Roman" w:cs="Times New Roman"/>
          </w:rPr>
          <w:delText>(α = 0.05).</w:delText>
        </w:r>
      </w:del>
      <w:commentRangeEnd w:id="801076356"/>
      <w:r>
        <w:rPr>
          <w:rStyle w:val="CommentReference"/>
        </w:rPr>
        <w:commentReference w:id="801076356"/>
      </w:r>
    </w:p>
    <w:p w:rsidRPr="000C30C8" w:rsidR="002C4E5E" w:rsidP="002C4E5E" w:rsidRDefault="002C4E5E" w14:paraId="71E06F17" w14:textId="0E953379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5ED9DF56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Results: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Across radiologic features, LLM summaries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demonstrated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ins w:author="Moo, Tracy-Ann" w:date="2026-03-04T12:46:59.998Z" w16du:dateUtc="2026-03-04T12:46:59.998Z" w:id="1222783653">
        <w:r w:rsidRPr="74CECB6F" w:rsidR="268637EA">
          <w:rPr>
            <w:rFonts w:ascii="Times New Roman" w:hAnsi="Times New Roman" w:eastAsia="Times New Roman" w:cs="Times New Roman"/>
          </w:rPr>
          <w:t>co</w:t>
        </w:r>
      </w:ins>
      <w:ins w:author="Moo, Tracy-Ann" w:date="2026-03-04T12:47:01.757Z" w16du:dateUtc="2026-03-04T12:47:01.757Z" w:id="494245069">
        <w:r w:rsidRPr="74CECB6F" w:rsidR="268637EA">
          <w:rPr>
            <w:rFonts w:ascii="Times New Roman" w:hAnsi="Times New Roman" w:eastAsia="Times New Roman" w:cs="Times New Roman"/>
          </w:rPr>
          <w:t xml:space="preserve">mparable or </w:t>
        </w:r>
      </w:ins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higher accuracy than human summaries, with statistically significant improvements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observed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for MRI enhancement extent, clip placement, and workup recommendations (p &lt; 0.05). For pathologic features, LLM accuracy was significantly higher for invasive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component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size reporting, driven by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substantially lower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omission rates compared with staff summaries (4.8% vs </w:t>
      </w:r>
      <w:del w:author="Sevilimedu Veeravalli, Srinivasa" w:date="2026-03-04T18:56:40.649Z" w16du:dateUtc="2026-03-04T18:56:40.649Z" w:id="2073184997">
        <w:r w:rsidRPr="74CECB6F" w:rsidDel="5ED9DF56">
          <w:rPr>
            <w:rFonts w:ascii="Times New Roman" w:hAnsi="Times New Roman" w:eastAsia="Times New Roman" w:cs="Times New Roman"/>
          </w:rPr>
          <w:delText>3</w:delText>
        </w:r>
      </w:del>
      <w:ins w:author="Sevilimedu Veeravalli, Srinivasa" w:date="2026-03-04T18:56:40.735Z" w16du:dateUtc="2026-03-04T18:56:40.735Z" w:id="329855345">
        <w:r w:rsidRPr="000C30C8" w:rsidR="7683CEA8">
          <w:rPr>
            <w:rFonts w:ascii="Times New Roman" w:hAnsi="Times New Roman" w:eastAsia="Times New Roman" w:cs="Times New Roman"/>
            <w:kern w:val="0"/>
            <w14:ligatures w14:val="none"/>
          </w:rPr>
          <w:t xml:space="preserve">7</w:t>
        </w:r>
      </w:ins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0%, p &lt; 0.001). In contrast, staff summaries were more 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accurate</w:t>
      </w:r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 xml:space="preserve"> for receptor status reporting. </w:t>
      </w:r>
      <w:ins w:author="Moo, Tracy-Ann" w:date="2026-03-04T12:47:44.141Z" w16du:dateUtc="2026-03-04T12:47:44.141Z" w:id="927329031">
        <w:r w:rsidRPr="74CECB6F" w:rsidR="002F91CE">
          <w:rPr>
            <w:rFonts w:ascii="Times New Roman" w:hAnsi="Times New Roman" w:eastAsia="Times New Roman" w:cs="Times New Roman"/>
          </w:rPr>
          <w:t xml:space="preserve">Field-level </w:t>
        </w:r>
      </w:ins>
      <w:r w:rsidRPr="000C30C8" w:rsidR="5ED9DF56">
        <w:rPr>
          <w:rFonts w:ascii="Times New Roman" w:hAnsi="Times New Roman" w:eastAsia="Times New Roman" w:cs="Times New Roman"/>
          <w:kern w:val="0"/>
          <w14:ligatures w14:val="none"/>
        </w:rPr>
        <w:t>Fabrication rates were low overall, ranging from 0–2% for LLM summaries and 0–1% for human summaries.</w:t>
      </w:r>
    </w:p>
    <w:p w:rsidRPr="000C30C8" w:rsidR="002C4E5E" w:rsidP="002C4E5E" w:rsidRDefault="002C4E5E" w14:paraId="4A12C75B" w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0C30C8" w:rsidR="002C4E5E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Conclusions:</w:t>
      </w:r>
      <w:r w:rsidRPr="000C30C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 xml:space="preserve">LLM-generated summaries 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>demonstrated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 xml:space="preserve"> comparable or improved accuracy 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 xml:space="preserve"> to staff summaries for most radiologic and pathologic elements, though performance was limited for receptor status reporting. These findings suggest that LLM-assisted extraction may improve documentation efficiency and consistency in breast surgical oncology workflows. Human oversight 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>remains</w:t>
      </w:r>
      <w:r w:rsidRPr="000C30C8" w:rsidR="002C4E5E">
        <w:rPr>
          <w:rFonts w:ascii="Times New Roman" w:hAnsi="Times New Roman" w:eastAsia="Times New Roman" w:cs="Times New Roman"/>
          <w:kern w:val="0"/>
          <w14:ligatures w14:val="none"/>
        </w:rPr>
        <w:t xml:space="preserve"> essential to ensure safety and accuracy.</w:t>
      </w:r>
    </w:p>
    <w:p w:rsidR="002C4E5E" w:rsidP="74CECB6F" w:rsidRDefault="002C4E5E" w14:paraId="586E15A8" w14:textId="068C5EA6">
      <w:pPr>
        <w:rPr>
          <w:rFonts w:ascii="Times New Roman" w:hAnsi="Times New Roman" w:eastAsia="Times New Roman" w:cs="Times New Roman"/>
        </w:rPr>
      </w:pPr>
    </w:p>
    <w:p w:rsidR="002C4E5E" w:rsidP="74CECB6F" w:rsidRDefault="002C4E5E" w14:paraId="1ACA83AF" w14:textId="26C3027B">
      <w:pPr>
        <w:rPr>
          <w:rFonts w:ascii="Times New Roman" w:hAnsi="Times New Roman" w:eastAsia="Times New Roman" w:cs="Times New Roman"/>
        </w:rPr>
      </w:pPr>
    </w:p>
    <w:p w:rsidR="002C4E5E" w:rsidP="74CECB6F" w:rsidRDefault="002C4E5E" w14:paraId="2F503DA0" w14:textId="501C06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13438"/>
          <w:sz w:val="24"/>
          <w:szCs w:val="24"/>
          <w:lang w:val="en-US"/>
        </w:rPr>
      </w:pPr>
      <w:r w:rsidRPr="74CECB6F" w:rsidR="156A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D13438"/>
          <w:sz w:val="24"/>
          <w:szCs w:val="24"/>
          <w:u w:val="single"/>
          <w:lang w:val="en-US"/>
        </w:rPr>
        <w:t>Table 1. Accuracy, Omission, and Fabrication Rates for Radiology and Pathology Elements: LLM vs. Human Summaries (N=200)</w:t>
      </w:r>
    </w:p>
    <w:tbl>
      <w:tblPr>
        <w:tblStyle w:val="TableNormal"/>
        <w:bidiVisual w:val="0"/>
        <w:tblW w:w="0" w:type="auto"/>
        <w:tblInd w:w="-360" w:type="dxa"/>
        <w:tblBorders>
          <w:top w:val="single" w:sz="6"/>
          <w:left w:val="single" w:sz="6"/>
          <w:bottom w:val="single" w:sz="6"/>
          <w:right w:val="single" w:sz="6"/>
        </w:tblBorders>
        <w:tblLook w:val="0420" w:firstRow="1" w:lastRow="0" w:firstColumn="0" w:lastColumn="0" w:noHBand="0" w:noVBand="1"/>
      </w:tblPr>
      <w:tblGrid>
        <w:gridCol w:w="2145"/>
        <w:gridCol w:w="1155"/>
        <w:gridCol w:w="90"/>
        <w:gridCol w:w="1080"/>
        <w:gridCol w:w="1350"/>
        <w:gridCol w:w="1170"/>
        <w:gridCol w:w="1155"/>
        <w:gridCol w:w="1260"/>
        <w:gridCol w:w="90"/>
        <w:gridCol w:w="1065"/>
      </w:tblGrid>
      <w:tr w:rsidR="74CECB6F" w:rsidTr="74CECB6F" w14:paraId="577037AF">
        <w:trPr>
          <w:trHeight w:val="57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1604E23" w14:textId="321A12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  <w:tc>
          <w:tcPr>
            <w:tcW w:w="367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ACCCA9E" w14:textId="141A785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Human (%)</w:t>
            </w:r>
          </w:p>
        </w:tc>
        <w:tc>
          <w:tcPr>
            <w:tcW w:w="35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79B1938" w14:textId="0844BCB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AI 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8402133" w14:textId="01B000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</w:tr>
      <w:tr w:rsidR="74CECB6F" w:rsidTr="74CECB6F" w14:paraId="258E27E6">
        <w:trPr>
          <w:trHeight w:val="57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46A0D80" w14:textId="4F7963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8FBB0E8" w14:textId="1B361FB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Accuracy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A12326C" w14:textId="06B243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Omission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2575231" w14:textId="41CBE96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Fabrication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9B9EDF8" w14:textId="21243C1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Accuracy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5AAA853" w14:textId="4496654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Omission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E316BEB" w14:textId="236F655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Fabrication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AE8B8E9" w14:textId="7DC7E6F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P-value</w:t>
            </w:r>
          </w:p>
        </w:tc>
      </w:tr>
      <w:tr w:rsidR="74CECB6F" w:rsidTr="74CECB6F" w14:paraId="773C8D13">
        <w:trPr>
          <w:trHeight w:val="570"/>
        </w:trPr>
        <w:tc>
          <w:tcPr>
            <w:tcW w:w="2145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946AF3F" w14:textId="2F6FBB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Lesion size </w:t>
            </w:r>
          </w:p>
        </w:tc>
        <w:tc>
          <w:tcPr>
            <w:tcW w:w="1245" w:type="dxa"/>
            <w:gridSpan w:val="2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5F25D13" w14:textId="1DC78B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</w:p>
        </w:tc>
        <w:tc>
          <w:tcPr>
            <w:tcW w:w="108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318D256" w14:textId="767F80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2.6</w:t>
            </w:r>
          </w:p>
        </w:tc>
        <w:tc>
          <w:tcPr>
            <w:tcW w:w="135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097FF10" w14:textId="06410D7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0FD1647" w14:textId="06CB6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95</w:t>
            </w:r>
          </w:p>
        </w:tc>
        <w:tc>
          <w:tcPr>
            <w:tcW w:w="1155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FBE6815" w14:textId="14612C8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2.6</w:t>
            </w:r>
          </w:p>
        </w:tc>
        <w:tc>
          <w:tcPr>
            <w:tcW w:w="1260" w:type="dxa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1411B50" w14:textId="041F4D6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  <w:commentRangeStart w:id="143984132"/>
            <w:commentRangeEnd w:id="143984132"/>
            <w:r>
              <w:rPr>
                <w:rStyle w:val="CommentReference"/>
              </w:rPr>
              <w:commentReference w:id="143984132"/>
            </w:r>
          </w:p>
        </w:tc>
        <w:tc>
          <w:tcPr>
            <w:tcW w:w="1155" w:type="dxa"/>
            <w:gridSpan w:val="2"/>
            <w:tcBorders>
              <w:top w:val="nil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6824D44" w14:textId="64E1D3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0.6</w:t>
            </w:r>
            <w:ins w:author="Sevilimedu Veeravalli, Srinivasa" w:date="2026-03-04T19:28:51.432Z" w16du:dateUtc="2026-03-04T19:28:51.432Z" w:id="638761155">
              <w:r w:rsidRPr="74CECB6F" w:rsidR="3C61C585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1</w:t>
              </w:r>
            </w:ins>
          </w:p>
        </w:tc>
      </w:tr>
      <w:tr w:rsidR="74CECB6F" w:rsidTr="74CECB6F" w14:paraId="2C64C5AE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3A12FD8" w14:textId="06A5BA6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Lesion location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FEA7A04" w14:textId="4060B1E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5AA7F8E" w14:textId="38819A9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1.5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9563C2A" w14:textId="2FDC50E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5E96F08" w14:textId="78598E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06A46B0" w14:textId="671AEFD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2.4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55D3342" w14:textId="03D30C9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DC5AC21" w14:textId="5BAA5EB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del w:author="Sevilimedu Veeravalli, Srinivasa" w:date="2026-03-04T19:05:43.621Z" w16du:dateUtc="2026-03-04T19:05:43.621Z" w:id="1551557833">
              <w:r w:rsidRPr="74CECB6F" w:rsidDel="74CECB6F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delText>1</w:delText>
              </w:r>
            </w:del>
            <w:ins w:author="Sevilimedu Veeravalli, Srinivasa" w:date="2026-03-04T19:05:45.495Z" w16du:dateUtc="2026-03-04T19:05:45.495Z" w:id="547670236">
              <w:r w:rsidRPr="74CECB6F" w:rsidR="1A5BB0A8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0.99</w:t>
              </w:r>
            </w:ins>
          </w:p>
        </w:tc>
      </w:tr>
      <w:tr w:rsidR="74CECB6F" w:rsidTr="74CECB6F" w14:paraId="6A991467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6D19CA0" w14:textId="160C0F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laterality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F3CE98C" w14:textId="4E3CAC7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100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12127A2" w14:textId="097239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8ECCF7E" w14:textId="5E2F52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E90BF9D" w14:textId="3DB143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100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3E8404D" w14:textId="2D5E052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898E6A0" w14:textId="212E92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BCE6CA0" w14:textId="0BA7F77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del w:author="Sevilimedu Veeravalli, Srinivasa" w:date="2026-03-04T19:06:59.331Z" w16du:dateUtc="2026-03-04T19:06:59.331Z" w:id="796082143">
              <w:r w:rsidRPr="74CECB6F" w:rsidDel="74CECB6F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delText>1</w:delText>
              </w:r>
            </w:del>
            <w:ins w:author="Sevilimedu Veeravalli, Srinivasa" w:date="2026-03-04T19:07:06.966Z" w16du:dateUtc="2026-03-04T19:07:06.966Z" w:id="960342207">
              <w:r w:rsidRPr="74CECB6F" w:rsidR="27FD863F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0.99</w:t>
              </w:r>
            </w:ins>
          </w:p>
        </w:tc>
      </w:tr>
      <w:tr w:rsidR="74CECB6F" w:rsidTr="74CECB6F" w14:paraId="65A57253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9CF73B6" w14:textId="6E6AA80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Calcification/Asymmetry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D4BAC1E" w14:textId="518A77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94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AAAA061" w14:textId="653372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6.3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07C2C50" w14:textId="070B77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DAD679D" w14:textId="4F05CD5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81359BA" w14:textId="7DA37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2.4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72C0CC4" w14:textId="5AB2C2E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8A25F0E" w14:textId="10AB6D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0.2</w:t>
            </w:r>
            <w:ins w:author="Sevilimedu Veeravalli, Srinivasa" w:date="2026-03-04T19:16:00.123Z" w16du:dateUtc="2026-03-04T19:16:00.123Z" w:id="16151833">
              <w:r w:rsidRPr="74CECB6F" w:rsidR="23172FC1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2</w:t>
              </w:r>
            </w:ins>
          </w:p>
        </w:tc>
      </w:tr>
      <w:tr w:rsidR="74CECB6F" w:rsidTr="74CECB6F" w14:paraId="467A5277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7F01A39" w14:textId="5DD5207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MRI enhancement (N=57)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C19A694" w14:textId="2FFE820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E720F08" w14:textId="2AD9621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14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AB2C36F" w14:textId="15CF69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5BB6CCE" w14:textId="604EA6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4BBBB0A" w14:textId="255D45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3.5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2DBE69E" w14:textId="5242F7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1E59D91" w14:textId="607241C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0.07</w:t>
            </w:r>
          </w:p>
        </w:tc>
      </w:tr>
      <w:tr w:rsidR="74CECB6F" w:rsidTr="74CECB6F" w14:paraId="7AEFC3D3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EA834C0" w14:textId="1079E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Extent enhancement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DDCC958" w14:textId="13C1BBD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87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5404E42" w14:textId="0E9A9C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12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2DC83BD" w14:textId="66B572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D42DF8E" w14:textId="3DB8C8F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9979357" w14:textId="727DFC0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3.4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6C0B364" w14:textId="79464FB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2356879" w14:textId="5CF577E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0.04</w:t>
            </w:r>
          </w:p>
        </w:tc>
      </w:tr>
      <w:tr w:rsidR="74CECB6F" w:rsidTr="74CECB6F" w14:paraId="2308D94B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2BD9250" w14:textId="341AB8A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Lymph node status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36CE3E8" w14:textId="02FC9FC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72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AC2B96D" w14:textId="009EA94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28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39D5E4B" w14:textId="3F1E9C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F3DA78D" w14:textId="32EECA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95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2363B5E" w14:textId="1A4FEEB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4.9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107EB21" w14:textId="286448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7E0DEAA" w14:textId="6408DD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74CECB6F" w:rsidTr="74CECB6F" w14:paraId="016856D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7002A83" w14:textId="51F2201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Biopsy method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CEF3CF1" w14:textId="7B1E115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93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DFC07A5" w14:textId="22EB749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6.5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4E37836" w14:textId="161DDA2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F8F50D1" w14:textId="03E2257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99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2E30020" w14:textId="4918F60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9355EF2" w14:textId="1C90E9E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D08689D" w14:textId="4E22039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0.009</w:t>
            </w:r>
          </w:p>
        </w:tc>
      </w:tr>
      <w:tr w:rsidR="74CECB6F" w:rsidTr="74CECB6F" w14:paraId="2F7BCE6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D39ED09" w14:textId="77FE4A5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Clip placement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654A729" w14:textId="24D074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0A97BD6" w14:textId="4C460E9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14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E3D3A2D" w14:textId="294B0A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A5B2338" w14:textId="72B69E0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97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D6442DE" w14:textId="2D0048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2.8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BCD09C3" w14:textId="0B2B63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0.6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6100135" w14:textId="24C2BA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74CECB6F" w:rsidTr="74CECB6F" w14:paraId="4266C319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74AC24D" w14:textId="0CC2EEE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Histology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FA5CE7B" w14:textId="1CB6B25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76728AB" w14:textId="1F9B41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F7DA2D6" w14:textId="3588068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F89D32F" w14:textId="1E1C939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98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6809543" w14:textId="0E168B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7E52ECE" w14:textId="40518E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40A901A" w14:textId="0248CC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0.7</w:t>
            </w:r>
            <w:ins w:author="Sevilimedu Veeravalli, Srinivasa" w:date="2026-03-04T19:24:24.007Z" w16du:dateUtc="2026-03-04T19:24:24.007Z" w:id="180468330">
              <w:r w:rsidRPr="74CECB6F" w:rsidR="2AA86004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D13438"/>
                  <w:sz w:val="20"/>
                  <w:szCs w:val="20"/>
                  <w:u w:val="single"/>
                  <w:lang w:val="en-US"/>
                </w:rPr>
                <w:t>3</w:t>
              </w:r>
            </w:ins>
          </w:p>
        </w:tc>
      </w:tr>
      <w:tr w:rsidR="74CECB6F" w:rsidTr="74CECB6F" w14:paraId="3B63FFB1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85570D6" w14:textId="766C1AD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Invasive component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D4C588F" w14:textId="17DC69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30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EAFC102" w14:textId="257BF24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70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0D0221A" w14:textId="2952C8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3087A62" w14:textId="091AF89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94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8E663A7" w14:textId="78B4FE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4.8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52B6D4B" w14:textId="4B81609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1.4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532AF29" w14:textId="12B04C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&lt;0.001</w:t>
            </w:r>
          </w:p>
        </w:tc>
      </w:tr>
      <w:tr w:rsidR="74CECB6F" w:rsidTr="74CECB6F" w14:paraId="52E9217C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95127A6" w14:textId="348FB1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Receptor status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B554260" w14:textId="6B9BCB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96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237829D2" w14:textId="64A99E1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3.2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8412C51" w14:textId="2E882BD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4A0DFD8" w14:textId="513FD40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86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3D7524A" w14:textId="364CA17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13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F0C1B30" w14:textId="1613C80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1.1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928B408" w14:textId="11CE76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0.002</w:t>
            </w:r>
          </w:p>
        </w:tc>
      </w:tr>
      <w:tr w:rsidR="74CECB6F" w:rsidTr="74CECB6F" w14:paraId="64A5DFA2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89E9311" w14:textId="56804D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 xml:space="preserve">Preserved chronology 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5915701" w14:textId="73DCC2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97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B432FA8" w14:textId="77C4B8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36FFABF1" w14:textId="7F156B6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ED9D33D" w14:textId="6C50EE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99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D60858E" w14:textId="4E7555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120FADFA" w14:textId="50FFE3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0.5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C4EE006" w14:textId="729FD1C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0.2</w:t>
            </w:r>
          </w:p>
        </w:tc>
      </w:tr>
      <w:tr w:rsidR="74CECB6F" w:rsidTr="74CECB6F" w14:paraId="4AB03873">
        <w:trPr>
          <w:trHeight w:val="570"/>
        </w:trPr>
        <w:tc>
          <w:tcPr>
            <w:tcW w:w="214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162F69A" w14:textId="454E1CF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Work up recs</w:t>
            </w:r>
          </w:p>
        </w:tc>
        <w:tc>
          <w:tcPr>
            <w:tcW w:w="124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AAB3C1D" w14:textId="4F7ED78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83</w:t>
            </w:r>
          </w:p>
        </w:tc>
        <w:tc>
          <w:tcPr>
            <w:tcW w:w="10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5F919597" w14:textId="2FE7C9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17</w:t>
            </w:r>
          </w:p>
        </w:tc>
        <w:tc>
          <w:tcPr>
            <w:tcW w:w="135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5E30CD2" w14:textId="152A68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</w:t>
            </w:r>
          </w:p>
        </w:tc>
        <w:tc>
          <w:tcPr>
            <w:tcW w:w="117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77E4DBBC" w14:textId="06ADD85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92</w:t>
            </w:r>
          </w:p>
        </w:tc>
        <w:tc>
          <w:tcPr>
            <w:tcW w:w="1155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623CE33B" w14:textId="784DB9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6.8</w:t>
            </w:r>
          </w:p>
        </w:tc>
        <w:tc>
          <w:tcPr>
            <w:tcW w:w="126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00CF4EEB" w14:textId="134867D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1.2</w:t>
            </w:r>
          </w:p>
        </w:tc>
        <w:tc>
          <w:tcPr>
            <w:tcW w:w="1155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tcMar>
              <w:top w:w="60" w:type="dxa"/>
              <w:left w:w="135" w:type="dxa"/>
              <w:bottom w:w="60" w:type="dxa"/>
              <w:right w:w="135" w:type="dxa"/>
            </w:tcMar>
            <w:vAlign w:val="top"/>
          </w:tcPr>
          <w:p w:rsidR="74CECB6F" w:rsidP="74CECB6F" w:rsidRDefault="74CECB6F" w14:paraId="48BF6DE4" w14:textId="6C06A2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D13438"/>
                <w:sz w:val="20"/>
                <w:szCs w:val="20"/>
              </w:rPr>
            </w:pPr>
            <w:r w:rsidRPr="74CECB6F" w:rsidR="74CECB6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D13438"/>
                <w:sz w:val="20"/>
                <w:szCs w:val="20"/>
                <w:u w:val="single"/>
                <w:lang w:val="en-US"/>
              </w:rPr>
              <w:t>0.02</w:t>
            </w:r>
          </w:p>
        </w:tc>
      </w:tr>
    </w:tbl>
    <w:p w:rsidR="002C4E5E" w:rsidP="74CECB6F" w:rsidRDefault="002C4E5E" w14:paraId="675C42FC" w14:textId="5220738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C4E5E" w:rsidRDefault="002C4E5E" w14:paraId="2E886DD5" w14:textId="068B80BF"/>
    <w:sectPr w:rsidR="002C4E5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T" w:author="Moo, Tracy-Ann" w:date="2026-03-04T07:46:42" w:id="801076356">
    <w:p xmlns:w14="http://schemas.microsoft.com/office/word/2010/wordml" xmlns:w="http://schemas.openxmlformats.org/wordprocessingml/2006/main" w:rsidR="4FDDE257" w:rsidRDefault="0E1D90CF" w14:paraId="6E767689" w14:textId="12A1A69E">
      <w:pPr>
        <w:pStyle w:val="CommentText"/>
      </w:pPr>
      <w:r>
        <w:rPr>
          <w:rStyle w:val="CommentReference"/>
        </w:rPr>
        <w:annotationRef/>
      </w:r>
      <w:r w:rsidRPr="044F16E3" w:rsidR="29CBA628">
        <w:t>Double check this with Vardan</w:t>
      </w:r>
    </w:p>
  </w:comment>
  <w:comment xmlns:w="http://schemas.openxmlformats.org/wordprocessingml/2006/main" w:initials="SS" w:author="Sevilimedu Veeravalli, Srinivasa" w:date="2026-03-04T14:03:29" w:id="143984132">
    <w:p xmlns:w14="http://schemas.microsoft.com/office/word/2010/wordml" xmlns:w="http://schemas.openxmlformats.org/wordprocessingml/2006/main" w:rsidR="74382A7C" w:rsidRDefault="6C432E83" w14:paraId="5C53A656" w14:textId="42C8B06B">
      <w:pPr>
        <w:pStyle w:val="CommentText"/>
      </w:pPr>
      <w:r>
        <w:rPr>
          <w:rStyle w:val="CommentReference"/>
        </w:rPr>
        <w:annotationRef/>
      </w:r>
      <w:r w:rsidRPr="08157813" w:rsidR="3A0CAAA4">
        <w:t xml:space="preserve">will be good if confidence intervals are included.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767689"/>
  <w15:commentEx w15:done="0" w15:paraId="5C53A65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9BA459D" w16cex:dateUtc="2026-03-04T12:46:42.71Z"/>
  <w16cex:commentExtensible w16cex:durableId="51ACD7AD" w16cex:dateUtc="2026-03-04T19:03:29.1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767689" w16cid:durableId="59BA459D"/>
  <w16cid:commentId w16cid:paraId="5C53A656" w16cid:durableId="51ACD7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Moo, Tracy-Ann">
    <w15:presenceInfo w15:providerId="AD" w15:userId="S::moot@mskcc.org::e490a5e5-3539-44fa-b5fd-6796a84c504b"/>
  </w15:person>
  <w15:person w15:author="Sevilimedu Veeravalli, Srinivasa">
    <w15:presenceInfo w15:providerId="AD" w15:userId="S::sevilims@mskcc.org::ad9c250a-f92d-4aa0-93fd-1e74071a1aed"/>
  </w15:person>
  <w15:person w15:author="Sevilimedu Veeravalli, Srinivasa">
    <w15:presenceInfo w15:providerId="AD" w15:userId="S::sevilims@mskcc.org::ad9c250a-f92d-4aa0-93fd-1e74071a1ae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1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5E"/>
    <w:rsid w:val="002C4E5E"/>
    <w:rsid w:val="002F91CE"/>
    <w:rsid w:val="00D95855"/>
    <w:rsid w:val="0E607BB7"/>
    <w:rsid w:val="156AD329"/>
    <w:rsid w:val="1A5BB0A8"/>
    <w:rsid w:val="22E6056B"/>
    <w:rsid w:val="23172FC1"/>
    <w:rsid w:val="268637EA"/>
    <w:rsid w:val="27360249"/>
    <w:rsid w:val="27FD863F"/>
    <w:rsid w:val="2AA86004"/>
    <w:rsid w:val="2D40D95D"/>
    <w:rsid w:val="2F04A39B"/>
    <w:rsid w:val="3394F777"/>
    <w:rsid w:val="343B2C7C"/>
    <w:rsid w:val="36BCF800"/>
    <w:rsid w:val="3C61C585"/>
    <w:rsid w:val="3C99E149"/>
    <w:rsid w:val="45AFBE49"/>
    <w:rsid w:val="45AFBE49"/>
    <w:rsid w:val="4B60C1FC"/>
    <w:rsid w:val="4EF27F62"/>
    <w:rsid w:val="4EF27F62"/>
    <w:rsid w:val="4F384EA1"/>
    <w:rsid w:val="514E344F"/>
    <w:rsid w:val="58A1B5E9"/>
    <w:rsid w:val="58EB8A16"/>
    <w:rsid w:val="5ED9DF56"/>
    <w:rsid w:val="6F898B64"/>
    <w:rsid w:val="74CECB6F"/>
    <w:rsid w:val="7683C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4FB5"/>
  <w15:chartTrackingRefBased/>
  <w15:docId w15:val="{EC783510-18DD-47D8-95B7-0367EBB95F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4E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4E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E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C4E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C4E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C4E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C4E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C4E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C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4E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C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4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4E5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8ce6726ce96d4ad1" /><Relationship Type="http://schemas.microsoft.com/office/2016/09/relationships/commentsIds" Target="commentsIds.xml" Id="R2acdb2a482494af4" /><Relationship Type="http://schemas.microsoft.com/office/2011/relationships/commentsExtended" Target="commentsExtended.xml" Id="R78ee6c870e0643f2" /><Relationship Type="http://schemas.microsoft.com/office/2018/08/relationships/commentsExtensible" Target="commentsExtensible.xml" Id="R55c43f4b92bf4fdf" /><Relationship Type="http://schemas.microsoft.com/office/2011/relationships/people" Target="people.xml" Id="Rb60abfd1020945e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MSK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Robert</dc:creator>
  <keywords/>
  <dc:description/>
  <lastModifiedBy>Sevilimedu Veeravalli, Srinivasa</lastModifiedBy>
  <revision>3</revision>
  <dcterms:created xsi:type="dcterms:W3CDTF">2026-03-04T12:26:00.0000000Z</dcterms:created>
  <dcterms:modified xsi:type="dcterms:W3CDTF">2026-03-04T19:29:11.0475861Z</dcterms:modified>
</coreProperties>
</file>