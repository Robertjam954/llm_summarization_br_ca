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DB0A" w14:textId="77777777" w:rsidR="00264F1F" w:rsidRDefault="00264F1F" w:rsidP="00264F1F">
      <w:pPr>
        <w:pStyle w:val="NormalWeb"/>
        <w:spacing w:before="0" w:beforeAutospacing="0"/>
        <w:rPr>
          <w:ins w:id="0" w:author="Moo, Tracy-Ann" w:date="2026-03-03T09:21:00Z" w16du:dateUtc="2026-03-03T14:21:00Z"/>
        </w:rPr>
      </w:pPr>
      <w:r w:rsidRPr="002B211D">
        <w:rPr>
          <w:b/>
          <w:bCs/>
        </w:rPr>
        <w:t>Title:</w:t>
      </w:r>
      <w:r w:rsidRPr="002B211D">
        <w:t xml:space="preserve"> Accuracy and Safety of Large Language Models for Breast Cancer Surgical Consultation Summaries</w:t>
      </w:r>
    </w:p>
    <w:p w14:paraId="69A4C4AA" w14:textId="7610FBC3" w:rsidR="00816896" w:rsidRPr="002B211D" w:rsidRDefault="00816896" w:rsidP="00264F1F">
      <w:pPr>
        <w:pStyle w:val="NormalWeb"/>
        <w:spacing w:before="0" w:beforeAutospacing="0"/>
      </w:pPr>
      <w:ins w:id="1" w:author="Moo, Tracy-Ann" w:date="2026-03-03T09:21:00Z" w16du:dateUtc="2026-03-03T14:21:00Z">
        <w:r>
          <w:t xml:space="preserve">Robert James, </w:t>
        </w:r>
      </w:ins>
      <w:ins w:id="2" w:author="Moo, Tracy-Ann" w:date="2026-03-03T09:24:00Z" w16du:dateUtc="2026-03-03T14:24:00Z">
        <w:r>
          <w:t>Solange</w:t>
        </w:r>
      </w:ins>
      <w:ins w:id="3" w:author="Moo, Tracy-Ann" w:date="2026-03-03T09:21:00Z" w16du:dateUtc="2026-03-03T14:21:00Z">
        <w:r>
          <w:t xml:space="preserve"> Bayard, Andreas Giannakou, </w:t>
        </w:r>
      </w:ins>
      <w:ins w:id="4" w:author="Moo, Tracy-Ann" w:date="2026-03-03T09:22:00Z" w16du:dateUtc="2026-03-03T14:22:00Z">
        <w:r>
          <w:t>Lisa Allen, Giacomo Montagna,</w:t>
        </w:r>
      </w:ins>
      <w:ins w:id="5" w:author="Moo, Tracy-Ann" w:date="2026-03-03T09:35:00Z" w16du:dateUtc="2026-03-03T14:35:00Z">
        <w:r w:rsidR="006E14D6">
          <w:t xml:space="preserve"> Ivan Pan,</w:t>
        </w:r>
      </w:ins>
      <w:ins w:id="6" w:author="Moo, Tracy-Ann" w:date="2026-03-03T09:22:00Z" w16du:dateUtc="2026-03-03T14:22:00Z">
        <w:r>
          <w:t xml:space="preserve"> Sevilimedu Veeravalli </w:t>
        </w:r>
      </w:ins>
      <w:ins w:id="7" w:author="Moo, Tracy-Ann" w:date="2026-03-03T09:23:00Z" w16du:dateUtc="2026-03-03T14:23:00Z">
        <w:r>
          <w:t>Srinivasa, Sarah Eskreis-Winkler, Monica Morrow</w:t>
        </w:r>
      </w:ins>
      <w:ins w:id="8" w:author="Moo, Tracy-Ann" w:date="2026-03-03T09:24:00Z" w16du:dateUtc="2026-03-03T14:24:00Z">
        <w:r>
          <w:t>, Tracy-Ann Moo</w:t>
        </w:r>
      </w:ins>
    </w:p>
    <w:p w14:paraId="4F76BCB7" w14:textId="4618C090" w:rsidR="00264F1F" w:rsidRPr="002B211D" w:rsidRDefault="00264F1F" w:rsidP="00264F1F">
      <w:pPr>
        <w:pStyle w:val="NormalWeb"/>
        <w:spacing w:before="0" w:beforeAutospacing="0"/>
      </w:pPr>
      <w:r w:rsidRPr="002B211D">
        <w:rPr>
          <w:b/>
          <w:bCs/>
        </w:rPr>
        <w:t>Background:</w:t>
      </w:r>
      <w:r w:rsidRPr="002B211D">
        <w:t xml:space="preserve"> Manual extraction of oncologic data for surgical consultations is time-intensive and </w:t>
      </w:r>
      <w:del w:id="9" w:author="Moo, Tracy-Ann" w:date="2026-03-03T09:26:00Z" w16du:dateUtc="2026-03-03T14:26:00Z">
        <w:r w:rsidRPr="002B211D" w:rsidDel="00816896">
          <w:delText>prone to error</w:delText>
        </w:r>
      </w:del>
      <w:ins w:id="10" w:author="Moo, Tracy-Ann" w:date="2026-03-03T09:26:00Z" w16du:dateUtc="2026-03-03T14:26:00Z">
        <w:r w:rsidR="00816896">
          <w:t>can be susceptible to human errors</w:t>
        </w:r>
      </w:ins>
      <w:r w:rsidRPr="002B211D">
        <w:t>. We evaluated the accuracy and safety of Large Language Models (LLMs) in generating structured breast cancer summaries compared to traditional human documentation.</w:t>
      </w:r>
    </w:p>
    <w:p w14:paraId="19328728" w14:textId="6BFEE77F" w:rsidR="00264F1F" w:rsidRPr="002B211D" w:rsidRDefault="00264F1F" w:rsidP="00264F1F">
      <w:pPr>
        <w:pStyle w:val="NormalWeb"/>
        <w:spacing w:before="0" w:beforeAutospacing="0"/>
      </w:pPr>
      <w:r w:rsidRPr="002B211D">
        <w:rPr>
          <w:b/>
          <w:bCs/>
        </w:rPr>
        <w:t>Methods:</w:t>
      </w:r>
      <w:r w:rsidRPr="002B211D">
        <w:t xml:space="preserve"> 200 breast cancer patient records (radiolog</w:t>
      </w:r>
      <w:ins w:id="11" w:author="Moo, Tracy-Ann" w:date="2026-03-03T10:09:00Z" w16du:dateUtc="2026-03-03T15:09:00Z">
        <w:r w:rsidR="00450824">
          <w:t>y</w:t>
        </w:r>
      </w:ins>
      <w:del w:id="12" w:author="Moo, Tracy-Ann" w:date="2026-03-03T10:09:00Z" w16du:dateUtc="2026-03-03T15:09:00Z">
        <w:r w:rsidRPr="002B211D" w:rsidDel="00450824">
          <w:delText>ic</w:delText>
        </w:r>
      </w:del>
      <w:r w:rsidRPr="002B211D">
        <w:t>/patholog</w:t>
      </w:r>
      <w:ins w:id="13" w:author="Moo, Tracy-Ann" w:date="2026-03-03T10:09:00Z" w16du:dateUtc="2026-03-03T15:09:00Z">
        <w:r w:rsidR="00450824">
          <w:t>y</w:t>
        </w:r>
      </w:ins>
      <w:del w:id="14" w:author="Moo, Tracy-Ann" w:date="2026-03-03T10:09:00Z" w16du:dateUtc="2026-03-03T15:09:00Z">
        <w:r w:rsidRPr="002B211D" w:rsidDel="00450824">
          <w:delText>ic</w:delText>
        </w:r>
      </w:del>
      <w:r w:rsidRPr="002B211D">
        <w:t xml:space="preserve"> reports) were </w:t>
      </w:r>
      <w:ins w:id="15" w:author="Moo, Tracy-Ann" w:date="2026-03-03T10:07:00Z" w16du:dateUtc="2026-03-03T15:07:00Z">
        <w:r w:rsidR="006F2BB4">
          <w:t xml:space="preserve">retrospectively </w:t>
        </w:r>
      </w:ins>
      <w:r w:rsidRPr="002B211D">
        <w:t xml:space="preserve">processed using a HIPAA-compliant LLM </w:t>
      </w:r>
      <w:ins w:id="16" w:author="Moo, Tracy-Ann" w:date="2026-03-03T10:09:00Z" w16du:dateUtc="2026-03-03T15:09:00Z">
        <w:r w:rsidR="00450824">
          <w:t>(</w:t>
        </w:r>
      </w:ins>
      <w:ins w:id="17" w:author="Moo, Tracy-Ann" w:date="2026-03-03T10:10:00Z" w16du:dateUtc="2026-03-03T15:10:00Z">
        <w:r w:rsidR="00450824">
          <w:t xml:space="preserve">RAG Claude Sonnet 4) </w:t>
        </w:r>
      </w:ins>
      <w:r w:rsidRPr="002B211D">
        <w:t xml:space="preserve">at a single institution. </w:t>
      </w:r>
      <w:ins w:id="18" w:author="Moo, Tracy-Ann" w:date="2026-03-03T10:10:00Z" w16du:dateUtc="2026-03-03T15:10:00Z">
        <w:r w:rsidR="0047607C">
          <w:t>Using a pre-programmed pro</w:t>
        </w:r>
        <w:del w:id="19" w:author="James, Robert" w:date="2026-03-03T16:23:00Z" w16du:dateUtc="2026-03-03T21:23:00Z">
          <w:r w:rsidR="0047607C" w:rsidDel="00551A5E">
            <w:delText>mpt,</w:delText>
          </w:r>
        </w:del>
        <w:r w:rsidR="0047607C">
          <w:t xml:space="preserve"> t</w:t>
        </w:r>
      </w:ins>
      <w:del w:id="20" w:author="Moo, Tracy-Ann" w:date="2026-03-03T10:10:00Z" w16du:dateUtc="2026-03-03T15:10:00Z">
        <w:r w:rsidRPr="002B211D">
          <w:delText>T</w:delText>
        </w:r>
      </w:del>
      <w:r w:rsidRPr="002B211D">
        <w:t xml:space="preserve">he LLM extracted </w:t>
      </w:r>
      <w:ins w:id="21" w:author="Moo, Tracy-Ann" w:date="2026-03-03T10:08:00Z" w16du:dateUtc="2026-03-03T15:08:00Z">
        <w:r w:rsidR="006F2BB4">
          <w:t xml:space="preserve">and summarized </w:t>
        </w:r>
      </w:ins>
      <w:r w:rsidRPr="002B211D">
        <w:t xml:space="preserve">14 key clinical </w:t>
      </w:r>
      <w:del w:id="22" w:author="Moo, Tracy-Ann" w:date="2026-03-03T09:49:00Z" w16du:dateUtc="2026-03-03T14:49:00Z">
        <w:r w:rsidRPr="002B211D" w:rsidDel="004503AA">
          <w:delText xml:space="preserve">elements </w:delText>
        </w:r>
      </w:del>
      <w:ins w:id="23" w:author="Moo, Tracy-Ann" w:date="2026-03-03T09:49:00Z" w16du:dateUtc="2026-03-03T14:49:00Z">
        <w:r w:rsidR="004503AA">
          <w:t>fields</w:t>
        </w:r>
        <w:r w:rsidR="004503AA" w:rsidRPr="002B211D">
          <w:t xml:space="preserve"> </w:t>
        </w:r>
      </w:ins>
      <w:r w:rsidRPr="002B211D">
        <w:t>(e.g., tumor size, nodal status)</w:t>
      </w:r>
      <w:del w:id="24" w:author="Moo, Tracy-Ann" w:date="2026-03-03T10:10:00Z" w16du:dateUtc="2026-03-03T15:10:00Z">
        <w:r w:rsidRPr="002B211D">
          <w:delText>.</w:delText>
        </w:r>
      </w:del>
      <w:r w:rsidRPr="002B211D">
        <w:t xml:space="preserve"> </w:t>
      </w:r>
      <w:ins w:id="25" w:author="Moo, Tracy-Ann" w:date="2026-03-03T09:30:00Z" w16du:dateUtc="2026-03-03T14:30:00Z">
        <w:r w:rsidR="00816896">
          <w:t xml:space="preserve">Both </w:t>
        </w:r>
      </w:ins>
      <w:r w:rsidRPr="002B211D">
        <w:t>LLM</w:t>
      </w:r>
      <w:ins w:id="26" w:author="Moo, Tracy-Ann" w:date="2026-03-03T09:30:00Z" w16du:dateUtc="2026-03-03T14:30:00Z">
        <w:r w:rsidR="00816896">
          <w:t xml:space="preserve"> and </w:t>
        </w:r>
      </w:ins>
      <w:ins w:id="27" w:author="Moo, Tracy-Ann" w:date="2026-03-03T09:31:00Z" w16du:dateUtc="2026-03-03T14:31:00Z">
        <w:r w:rsidR="00816896">
          <w:t>staff</w:t>
        </w:r>
      </w:ins>
      <w:r w:rsidRPr="002B211D">
        <w:t xml:space="preserve">-generated summaries were compared </w:t>
      </w:r>
      <w:ins w:id="28" w:author="Moo, Tracy-Ann" w:date="2026-03-03T09:30:00Z" w16du:dateUtc="2026-03-03T14:30:00Z">
        <w:r w:rsidR="00816896">
          <w:t xml:space="preserve">with the source documents </w:t>
        </w:r>
      </w:ins>
      <w:del w:id="29" w:author="Moo, Tracy-Ann" w:date="2026-03-03T09:30:00Z" w16du:dateUtc="2026-03-03T14:30:00Z">
        <w:r w:rsidRPr="002B211D" w:rsidDel="00816896">
          <w:delText xml:space="preserve">against staff-generated summaries </w:delText>
        </w:r>
      </w:del>
      <w:del w:id="30" w:author="Moo, Tracy-Ann" w:date="2026-03-03T09:39:00Z" w16du:dateUtc="2026-03-03T14:39:00Z">
        <w:r w:rsidRPr="002B211D" w:rsidDel="006E14D6">
          <w:delText>via</w:delText>
        </w:r>
      </w:del>
      <w:ins w:id="31" w:author="Moo, Tracy-Ann" w:date="2026-03-03T09:39:00Z" w16du:dateUtc="2026-03-03T14:39:00Z">
        <w:r w:rsidR="006E14D6">
          <w:t>by</w:t>
        </w:r>
      </w:ins>
      <w:r w:rsidRPr="002B211D">
        <w:t xml:space="preserve"> expert review</w:t>
      </w:r>
      <w:ins w:id="32" w:author="Moo, Tracy-Ann" w:date="2026-03-03T09:38:00Z" w16du:dateUtc="2026-03-03T14:38:00Z">
        <w:r w:rsidR="006E14D6">
          <w:t>er</w:t>
        </w:r>
      </w:ins>
      <w:ins w:id="33" w:author="Moo, Tracy-Ann" w:date="2026-03-03T09:39:00Z" w16du:dateUtc="2026-03-03T14:39:00Z">
        <w:r w:rsidR="006E14D6">
          <w:t>s</w:t>
        </w:r>
      </w:ins>
      <w:ins w:id="34" w:author="Moo, Tracy-Ann" w:date="2026-03-03T09:38:00Z" w16du:dateUtc="2026-03-03T14:38:00Z">
        <w:r w:rsidR="006E14D6">
          <w:t xml:space="preserve"> to assess</w:t>
        </w:r>
      </w:ins>
      <w:del w:id="35" w:author="Moo, Tracy-Ann" w:date="2026-03-03T09:38:00Z" w16du:dateUtc="2026-03-03T14:38:00Z">
        <w:r w:rsidRPr="002B211D" w:rsidDel="006E14D6">
          <w:delText xml:space="preserve">. Outcomes </w:delText>
        </w:r>
      </w:del>
      <w:del w:id="36" w:author="Moo, Tracy-Ann" w:date="2026-03-03T09:37:00Z" w16du:dateUtc="2026-03-03T14:37:00Z">
        <w:r w:rsidRPr="002B211D" w:rsidDel="006E14D6">
          <w:delText xml:space="preserve">included </w:delText>
        </w:r>
      </w:del>
      <w:ins w:id="37" w:author="Moo, Tracy-Ann" w:date="2026-03-03T09:37:00Z" w16du:dateUtc="2026-03-03T14:37:00Z">
        <w:r w:rsidR="006E14D6" w:rsidRPr="002B211D">
          <w:t xml:space="preserve"> </w:t>
        </w:r>
      </w:ins>
      <w:r w:rsidRPr="002B211D">
        <w:t>accuracy, omission, and fabrication rates.</w:t>
      </w:r>
    </w:p>
    <w:p w14:paraId="4277D8BB" w14:textId="7FFB7CC5" w:rsidR="00264F1F" w:rsidRPr="002B211D" w:rsidRDefault="00264F1F" w:rsidP="00264F1F">
      <w:pPr>
        <w:pStyle w:val="NormalWeb"/>
        <w:spacing w:before="0" w:beforeAutospacing="0"/>
      </w:pPr>
      <w:r w:rsidRPr="002B211D">
        <w:rPr>
          <w:b/>
          <w:bCs/>
        </w:rPr>
        <w:t>Results:</w:t>
      </w:r>
      <w:r w:rsidRPr="002B211D">
        <w:t xml:space="preserve"> </w:t>
      </w:r>
      <w:ins w:id="38" w:author="Moo, Tracy-Ann" w:date="2026-03-03T09:40:00Z" w16du:dateUtc="2026-03-03T14:40:00Z">
        <w:r w:rsidR="006E14D6">
          <w:t xml:space="preserve">Across radiologic features, </w:t>
        </w:r>
      </w:ins>
      <w:r w:rsidRPr="002B211D">
        <w:t>LLM summaries demonstrated higher accuracy than human summaries</w:t>
      </w:r>
      <w:del w:id="39" w:author="Moo, Tracy-Ann" w:date="2026-03-03T09:40:00Z" w16du:dateUtc="2026-03-03T14:40:00Z">
        <w:r w:rsidRPr="002B211D" w:rsidDel="006E14D6">
          <w:delText xml:space="preserve"> across radiologic features</w:delText>
        </w:r>
      </w:del>
      <w:r w:rsidRPr="002B211D">
        <w:t xml:space="preserve">, </w:t>
      </w:r>
      <w:del w:id="40" w:author="Moo, Tracy-Ann" w:date="2026-03-03T09:40:00Z" w16du:dateUtc="2026-03-03T14:40:00Z">
        <w:r w:rsidRPr="002B211D" w:rsidDel="006E14D6">
          <w:delText>with significant improvements</w:delText>
        </w:r>
      </w:del>
      <w:ins w:id="41" w:author="Moo, Tracy-Ann" w:date="2026-03-03T09:40:00Z" w16du:dateUtc="2026-03-03T14:40:00Z">
        <w:r w:rsidR="006E14D6">
          <w:t>particularly</w:t>
        </w:r>
      </w:ins>
      <w:r w:rsidRPr="002B211D">
        <w:t xml:space="preserve"> in reporting </w:t>
      </w:r>
      <w:ins w:id="42" w:author="Moo, Tracy-Ann" w:date="2026-03-03T09:40:00Z" w16du:dateUtc="2026-03-03T14:40:00Z">
        <w:r w:rsidR="006E14D6">
          <w:t>MR</w:t>
        </w:r>
      </w:ins>
      <w:ins w:id="43" w:author="Moo, Tracy-Ann" w:date="2026-03-03T09:41:00Z" w16du:dateUtc="2026-03-03T14:41:00Z">
        <w:r w:rsidR="006E14D6">
          <w:t xml:space="preserve">I </w:t>
        </w:r>
      </w:ins>
      <w:r w:rsidRPr="002B211D">
        <w:t>enhancement extent, clip placement, and workup recommendations (</w:t>
      </w:r>
      <w:del w:id="44" w:author="Moo, Tracy-Ann" w:date="2026-03-03T09:41:00Z" w16du:dateUtc="2026-03-03T14:41:00Z">
        <w:r w:rsidRPr="002B211D" w:rsidDel="004503AA">
          <w:rPr>
            <w:rStyle w:val="math-inline"/>
            <w:rFonts w:eastAsiaTheme="majorEastAsia"/>
          </w:rPr>
          <w:delText>$</w:delText>
        </w:r>
      </w:del>
      <w:r w:rsidRPr="002B211D">
        <w:rPr>
          <w:rStyle w:val="math-inline"/>
          <w:rFonts w:eastAsiaTheme="majorEastAsia"/>
        </w:rPr>
        <w:t>p &lt; 0.05</w:t>
      </w:r>
      <w:del w:id="45" w:author="Moo, Tracy-Ann" w:date="2026-03-03T09:41:00Z" w16du:dateUtc="2026-03-03T14:41:00Z">
        <w:r w:rsidRPr="002B211D" w:rsidDel="004503AA">
          <w:rPr>
            <w:rStyle w:val="math-inline"/>
            <w:rFonts w:eastAsiaTheme="majorEastAsia"/>
          </w:rPr>
          <w:delText>$</w:delText>
        </w:r>
      </w:del>
      <w:r w:rsidRPr="002B211D">
        <w:t>). For pathology, LLM accuracy was significantly higher for invasive component size</w:t>
      </w:r>
      <w:ins w:id="46" w:author="Moo, Tracy-Ann" w:date="2026-03-03T09:44:00Z" w16du:dateUtc="2026-03-03T14:44:00Z">
        <w:r w:rsidR="004503AA">
          <w:t xml:space="preserve"> reporting</w:t>
        </w:r>
      </w:ins>
      <w:ins w:id="47" w:author="Moo, Tracy-Ann" w:date="2026-03-03T09:46:00Z" w16du:dateUtc="2026-03-03T14:46:00Z">
        <w:r w:rsidR="004503AA">
          <w:t xml:space="preserve"> based on </w:t>
        </w:r>
      </w:ins>
      <w:ins w:id="48" w:author="Moo, Tracy-Ann" w:date="2026-03-03T09:52:00Z" w16du:dateUtc="2026-03-03T14:52:00Z">
        <w:r w:rsidR="00911CEF">
          <w:t>lower</w:t>
        </w:r>
      </w:ins>
      <w:ins w:id="49" w:author="Moo, Tracy-Ann" w:date="2026-03-03T09:46:00Z" w16du:dateUtc="2026-03-03T14:46:00Z">
        <w:r w:rsidR="004503AA">
          <w:t xml:space="preserve"> omission rates </w:t>
        </w:r>
      </w:ins>
      <w:ins w:id="50" w:author="Moo, Tracy-Ann" w:date="2026-03-03T09:53:00Z" w16du:dateUtc="2026-03-03T14:53:00Z">
        <w:r w:rsidR="00911CEF">
          <w:t>compared with</w:t>
        </w:r>
      </w:ins>
      <w:ins w:id="51" w:author="Moo, Tracy-Ann" w:date="2026-03-03T09:46:00Z" w16du:dateUtc="2026-03-03T14:46:00Z">
        <w:r w:rsidR="004503AA">
          <w:t xml:space="preserve"> staff </w:t>
        </w:r>
      </w:ins>
      <w:ins w:id="52" w:author="Moo, Tracy-Ann" w:date="2026-03-03T09:53:00Z" w16du:dateUtc="2026-03-03T14:53:00Z">
        <w:r w:rsidR="00911CEF">
          <w:t>summaries</w:t>
        </w:r>
      </w:ins>
      <w:ins w:id="53" w:author="Moo, Tracy-Ann" w:date="2026-03-03T09:46:00Z" w16du:dateUtc="2026-03-03T14:46:00Z">
        <w:r w:rsidR="004503AA">
          <w:t xml:space="preserve"> </w:t>
        </w:r>
      </w:ins>
      <w:ins w:id="54" w:author="Moo, Tracy-Ann" w:date="2026-03-03T09:53:00Z" w16du:dateUtc="2026-03-03T14:53:00Z">
        <w:r w:rsidR="00911CEF">
          <w:t>(</w:t>
        </w:r>
      </w:ins>
      <w:ins w:id="55" w:author="Moo, Tracy-Ann" w:date="2026-03-03T09:46:00Z" w16du:dateUtc="2026-03-03T14:46:00Z">
        <w:r w:rsidR="004503AA">
          <w:t>4.8%</w:t>
        </w:r>
      </w:ins>
      <w:ins w:id="56" w:author="Moo, Tracy-Ann" w:date="2026-03-03T09:53:00Z" w16du:dateUtc="2026-03-03T14:53:00Z">
        <w:r w:rsidR="00911CEF">
          <w:t xml:space="preserve"> vs. 30%</w:t>
        </w:r>
      </w:ins>
      <w:ins w:id="57" w:author="Moo, Tracy-Ann" w:date="2026-03-03T09:47:00Z" w16du:dateUtc="2026-03-03T14:47:00Z">
        <w:r w:rsidR="004503AA">
          <w:t>, P&lt;0.001</w:t>
        </w:r>
      </w:ins>
      <w:ins w:id="58" w:author="Moo, Tracy-Ann" w:date="2026-03-03T09:53:00Z" w16du:dateUtc="2026-03-03T14:53:00Z">
        <w:r w:rsidR="00911CEF">
          <w:t>)</w:t>
        </w:r>
      </w:ins>
      <w:ins w:id="59" w:author="Moo, Tracy-Ann" w:date="2026-03-03T09:47:00Z" w16du:dateUtc="2026-03-03T14:47:00Z">
        <w:r w:rsidR="004503AA">
          <w:t>.</w:t>
        </w:r>
      </w:ins>
      <w:del w:id="60" w:author="Moo, Tracy-Ann" w:date="2026-03-03T09:47:00Z" w16du:dateUtc="2026-03-03T14:47:00Z">
        <w:r w:rsidRPr="002B211D" w:rsidDel="004503AA">
          <w:delText>,</w:delText>
        </w:r>
      </w:del>
      <w:r w:rsidRPr="002B211D">
        <w:t xml:space="preserve"> </w:t>
      </w:r>
      <w:ins w:id="61" w:author="Moo, Tracy-Ann" w:date="2026-03-03T09:53:00Z" w16du:dateUtc="2026-03-03T14:53:00Z">
        <w:r w:rsidR="00911CEF">
          <w:t>In Contrast, s</w:t>
        </w:r>
      </w:ins>
      <w:ins w:id="62" w:author="Moo, Tracy-Ann" w:date="2026-03-03T09:47:00Z" w16du:dateUtc="2026-03-03T14:47:00Z">
        <w:r w:rsidR="004503AA">
          <w:t xml:space="preserve">taff </w:t>
        </w:r>
      </w:ins>
      <w:del w:id="63" w:author="Moo, Tracy-Ann" w:date="2026-03-03T09:47:00Z" w16du:dateUtc="2026-03-03T14:47:00Z">
        <w:r w:rsidRPr="002B211D" w:rsidDel="004503AA">
          <w:delText>though humans remained</w:delText>
        </w:r>
      </w:del>
      <w:ins w:id="64" w:author="Moo, Tracy-Ann" w:date="2026-03-03T09:47:00Z" w16du:dateUtc="2026-03-03T14:47:00Z">
        <w:r w:rsidR="004503AA">
          <w:t xml:space="preserve">summaries </w:t>
        </w:r>
      </w:ins>
      <w:ins w:id="65" w:author="Moo, Tracy-Ann" w:date="2026-03-03T09:54:00Z" w16du:dateUtc="2026-03-03T14:54:00Z">
        <w:r w:rsidR="00911CEF">
          <w:t>were</w:t>
        </w:r>
      </w:ins>
      <w:r w:rsidRPr="002B211D">
        <w:t xml:space="preserve"> more accurate for receptor status</w:t>
      </w:r>
      <w:ins w:id="66" w:author="Moo, Tracy-Ann" w:date="2026-03-03T09:47:00Z" w16du:dateUtc="2026-03-03T14:47:00Z">
        <w:r w:rsidR="004503AA">
          <w:t xml:space="preserve"> </w:t>
        </w:r>
      </w:ins>
      <w:ins w:id="67" w:author="Moo, Tracy-Ann" w:date="2026-03-03T09:48:00Z" w16du:dateUtc="2026-03-03T14:48:00Z">
        <w:r w:rsidR="004503AA">
          <w:t>due to a higher LLM omission rate (13 vs 3.2%, p=0.002)</w:t>
        </w:r>
      </w:ins>
      <w:r w:rsidRPr="002B211D">
        <w:t xml:space="preserve">. </w:t>
      </w:r>
      <w:del w:id="68" w:author="Moo, Tracy-Ann" w:date="2026-03-03T09:49:00Z" w16du:dateUtc="2026-03-03T14:49:00Z">
        <w:r w:rsidRPr="002B211D" w:rsidDel="004503AA">
          <w:delText xml:space="preserve">Element-level omission rates were lower for the LLM across all features except receptor status. </w:delText>
        </w:r>
      </w:del>
      <w:ins w:id="69" w:author="Moo, Tracy-Ann" w:date="2026-03-03T09:54:00Z" w16du:dateUtc="2026-03-03T14:54:00Z">
        <w:r w:rsidR="00911CEF">
          <w:t>Over</w:t>
        </w:r>
      </w:ins>
      <w:ins w:id="70" w:author="Moo, Tracy-Ann" w:date="2026-03-03T09:55:00Z" w16du:dateUtc="2026-03-03T14:55:00Z">
        <w:r w:rsidR="00911CEF">
          <w:t xml:space="preserve">all, field-level omission rates were lower for the LLM across all </w:t>
        </w:r>
      </w:ins>
      <w:ins w:id="71" w:author="Moo, Tracy-Ann" w:date="2026-03-03T10:06:00Z" w16du:dateUtc="2026-03-03T15:06:00Z">
        <w:r w:rsidR="00D854B6">
          <w:t>variables</w:t>
        </w:r>
      </w:ins>
      <w:ins w:id="72" w:author="Moo, Tracy-Ann" w:date="2026-03-03T09:55:00Z" w16du:dateUtc="2026-03-03T14:55:00Z">
        <w:r w:rsidR="00911CEF">
          <w:t xml:space="preserve"> except receptor status</w:t>
        </w:r>
      </w:ins>
      <w:ins w:id="73" w:author="Moo, Tracy-Ann" w:date="2026-03-03T10:17:00Z" w16du:dateUtc="2026-03-03T15:17:00Z">
        <w:r w:rsidR="00D1066A">
          <w:t xml:space="preserve"> (1-17% vs. 1-70%)</w:t>
        </w:r>
      </w:ins>
      <w:ins w:id="74" w:author="Moo, Tracy-Ann" w:date="2026-03-03T09:55:00Z" w16du:dateUtc="2026-03-03T14:55:00Z">
        <w:r w:rsidR="00911CEF">
          <w:t xml:space="preserve">. </w:t>
        </w:r>
      </w:ins>
      <w:del w:id="75" w:author="Moo, Tracy-Ann" w:date="2026-03-03T09:55:00Z" w16du:dateUtc="2026-03-03T14:55:00Z">
        <w:r w:rsidRPr="002B211D" w:rsidDel="00911CEF">
          <w:delText xml:space="preserve">The </w:delText>
        </w:r>
      </w:del>
      <w:ins w:id="76" w:author="Moo, Tracy-Ann" w:date="2026-03-03T09:55:00Z" w16du:dateUtc="2026-03-03T14:55:00Z">
        <w:r w:rsidR="00911CEF">
          <w:t>F</w:t>
        </w:r>
      </w:ins>
      <w:del w:id="77" w:author="Moo, Tracy-Ann" w:date="2026-03-03T09:55:00Z" w16du:dateUtc="2026-03-03T14:55:00Z">
        <w:r w:rsidRPr="002B211D" w:rsidDel="00911CEF">
          <w:delText>f</w:delText>
        </w:r>
      </w:del>
      <w:r w:rsidRPr="002B211D">
        <w:t>abrication rate</w:t>
      </w:r>
      <w:ins w:id="78" w:author="Moo, Tracy-Ann" w:date="2026-03-03T09:56:00Z" w16du:dateUtc="2026-03-03T14:56:00Z">
        <w:r w:rsidR="00911CEF">
          <w:t>s</w:t>
        </w:r>
      </w:ins>
      <w:r w:rsidRPr="002B211D">
        <w:t xml:space="preserve"> </w:t>
      </w:r>
      <w:del w:id="79" w:author="Moo, Tracy-Ann" w:date="2026-03-03T09:50:00Z" w16du:dateUtc="2026-03-03T14:50:00Z">
        <w:r w:rsidRPr="002B211D" w:rsidDel="004503AA">
          <w:delText>was 0.7</w:delText>
        </w:r>
      </w:del>
      <w:ins w:id="80" w:author="Moo, Tracy-Ann" w:date="2026-03-03T09:50:00Z" w16du:dateUtc="2026-03-03T14:50:00Z">
        <w:r w:rsidR="004503AA">
          <w:t>ranged from 0-2</w:t>
        </w:r>
      </w:ins>
      <w:r w:rsidRPr="002B211D">
        <w:t xml:space="preserve">% for the LLM vs. </w:t>
      </w:r>
      <w:del w:id="81" w:author="Moo, Tracy-Ann" w:date="2026-03-03T09:50:00Z" w16du:dateUtc="2026-03-03T14:50:00Z">
        <w:r w:rsidRPr="002B211D" w:rsidDel="004503AA">
          <w:delText>0.3</w:delText>
        </w:r>
      </w:del>
      <w:ins w:id="82" w:author="Moo, Tracy-Ann" w:date="2026-03-03T09:50:00Z" w16du:dateUtc="2026-03-03T14:50:00Z">
        <w:r w:rsidR="004503AA">
          <w:t>0-1</w:t>
        </w:r>
      </w:ins>
      <w:r w:rsidRPr="002B211D">
        <w:t xml:space="preserve">% for </w:t>
      </w:r>
      <w:del w:id="83" w:author="Moo, Tracy-Ann" w:date="2026-03-03T09:50:00Z" w16du:dateUtc="2026-03-03T14:50:00Z">
        <w:r w:rsidRPr="002B211D" w:rsidDel="004503AA">
          <w:delText>humans</w:delText>
        </w:r>
      </w:del>
      <w:ins w:id="84" w:author="Moo, Tracy-Ann" w:date="2026-03-03T09:50:00Z" w16du:dateUtc="2026-03-03T14:50:00Z">
        <w:r w:rsidR="004503AA">
          <w:t>staff</w:t>
        </w:r>
      </w:ins>
      <w:ins w:id="85" w:author="Moo, Tracy-Ann" w:date="2026-03-03T10:18:00Z" w16du:dateUtc="2026-03-03T15:18:00Z">
        <w:r w:rsidR="00EE4FEA">
          <w:t xml:space="preserve"> summaries</w:t>
        </w:r>
      </w:ins>
      <w:r w:rsidRPr="002B211D">
        <w:t>.</w:t>
      </w:r>
    </w:p>
    <w:p w14:paraId="0AC2578D" w14:textId="3FCE8E4F" w:rsidR="00264F1F" w:rsidRPr="002B211D" w:rsidRDefault="00264F1F" w:rsidP="00264F1F">
      <w:pPr>
        <w:pStyle w:val="NormalWeb"/>
        <w:spacing w:before="0" w:beforeAutospacing="0"/>
      </w:pPr>
      <w:r w:rsidRPr="002B211D">
        <w:rPr>
          <w:b/>
          <w:bCs/>
        </w:rPr>
        <w:t>Conclusions:</w:t>
      </w:r>
      <w:r w:rsidRPr="002B211D">
        <w:t xml:space="preserve"> LLM-</w:t>
      </w:r>
      <w:del w:id="86" w:author="Moo, Tracy-Ann" w:date="2026-03-03T09:58:00Z" w16du:dateUtc="2026-03-03T14:58:00Z">
        <w:r w:rsidRPr="002B211D" w:rsidDel="00911CEF">
          <w:delText>generated</w:delText>
        </w:r>
      </w:del>
      <w:r w:rsidRPr="002B211D">
        <w:t xml:space="preserve"> summaries </w:t>
      </w:r>
      <w:ins w:id="87" w:author="Moo, Tracy-Ann" w:date="2026-03-03T09:58:00Z" w16du:dateUtc="2026-03-03T14:58:00Z">
        <w:r w:rsidR="00911CEF">
          <w:t>showed comparable or improved accuracy relative to staff summ</w:t>
        </w:r>
      </w:ins>
      <w:ins w:id="88" w:author="Moo, Tracy-Ann" w:date="2026-03-03T09:59:00Z" w16du:dateUtc="2026-03-03T14:59:00Z">
        <w:r w:rsidR="00911CEF">
          <w:t xml:space="preserve">aries for </w:t>
        </w:r>
      </w:ins>
      <w:ins w:id="89" w:author="Moo, Tracy-Ann" w:date="2026-03-03T10:06:00Z" w16du:dateUtc="2026-03-03T15:06:00Z">
        <w:r w:rsidR="00D854B6">
          <w:t>most</w:t>
        </w:r>
      </w:ins>
      <w:ins w:id="90" w:author="Moo, Tracy-Ann" w:date="2026-03-03T09:59:00Z" w16du:dateUtc="2026-03-03T14:59:00Z">
        <w:r w:rsidR="00911CEF">
          <w:t xml:space="preserve"> radiologic and pathologic elements</w:t>
        </w:r>
      </w:ins>
      <w:ins w:id="91" w:author="Moo, Tracy-Ann" w:date="2026-03-03T10:00:00Z" w16du:dateUtc="2026-03-03T15:00:00Z">
        <w:r w:rsidR="00911CEF">
          <w:t>, though performance was limited for receptor reporting. These re</w:t>
        </w:r>
      </w:ins>
      <w:ins w:id="92" w:author="Moo, Tracy-Ann" w:date="2026-03-03T10:01:00Z" w16du:dateUtc="2026-03-03T15:01:00Z">
        <w:r w:rsidR="00911CEF">
          <w:t xml:space="preserve">sults suggest that LLM assisted extraction may </w:t>
        </w:r>
        <w:r w:rsidR="00EA31CF">
          <w:t xml:space="preserve">support </w:t>
        </w:r>
      </w:ins>
      <w:ins w:id="93" w:author="Moo, Tracy-Ann" w:date="2026-03-03T10:02:00Z" w16du:dateUtc="2026-03-03T15:02:00Z">
        <w:r w:rsidR="00EA31CF">
          <w:t>improved documentation efficiency and quality</w:t>
        </w:r>
      </w:ins>
      <w:ins w:id="94" w:author="Moo, Tracy-Ann" w:date="2026-03-03T10:01:00Z" w16du:dateUtc="2026-03-03T15:01:00Z">
        <w:r w:rsidR="00EA31CF">
          <w:t xml:space="preserve"> in surgical oncology, but human oversight remains essential</w:t>
        </w:r>
      </w:ins>
      <w:del w:id="95" w:author="Moo, Tracy-Ann" w:date="2026-03-03T09:59:00Z" w16du:dateUtc="2026-03-03T14:59:00Z">
        <w:r w:rsidRPr="002B211D" w:rsidDel="00911CEF">
          <w:delText xml:space="preserve">were </w:delText>
        </w:r>
      </w:del>
      <w:del w:id="96" w:author="Moo, Tracy-Ann" w:date="2026-03-03T10:02:00Z" w16du:dateUtc="2026-03-03T15:02:00Z">
        <w:r w:rsidRPr="002B211D" w:rsidDel="00EA31CF">
          <w:delText xml:space="preserve">more complete and accurate than human-generated documentation for most clinical elements. While a marginal increase in fabrication was noted, these findings suggest that AI-assisted extraction can significantly improve documentation quality and efficiency in surgical oncology. </w:delText>
        </w:r>
      </w:del>
      <w:ins w:id="97" w:author="Microsoft Word" w:date="2026-03-03T10:17:00Z" w16du:dateUtc="2026-03-03T15:17:00Z">
        <w:r w:rsidR="007B7E7C">
          <w:t>.</w:t>
        </w:r>
      </w:ins>
      <w:ins w:id="98" w:author="Moo, Tracy-Ann" w:date="2026-03-03T10:29:00Z" w16du:dateUtc="2026-03-03T15:29:00Z">
        <w:r w:rsidR="008918D8">
          <w:t xml:space="preserve"> </w:t>
        </w:r>
      </w:ins>
      <w:r w:rsidRPr="002B211D">
        <w:t xml:space="preserve">Ongoing work targets prompt optimization to further mitigate </w:t>
      </w:r>
      <w:ins w:id="99" w:author="Moo, Tracy-Ann" w:date="2026-03-03T10:05:00Z" w16du:dateUtc="2026-03-03T15:05:00Z">
        <w:r w:rsidR="00D238EC">
          <w:t xml:space="preserve">omission and </w:t>
        </w:r>
      </w:ins>
      <w:r w:rsidRPr="002B211D">
        <w:t>fabrication risks.</w:t>
      </w:r>
    </w:p>
    <w:p w14:paraId="1C87A986" w14:textId="77777777" w:rsidR="00264F1F" w:rsidRDefault="00264F1F">
      <w:pPr>
        <w:rPr>
          <w:ins w:id="100" w:author="Moo, Tracy-Ann" w:date="2026-03-03T10:24:00Z" w16du:dateUtc="2026-03-03T15:24:00Z"/>
          <w:rFonts w:ascii="Times New Roman" w:hAnsi="Times New Roman" w:cs="Times New Roman"/>
        </w:rPr>
      </w:pPr>
    </w:p>
    <w:p w14:paraId="568620F9" w14:textId="77777777" w:rsidR="00B7418C" w:rsidRDefault="00B7418C">
      <w:pPr>
        <w:rPr>
          <w:ins w:id="101" w:author="Moo, Tracy-Ann" w:date="2026-03-03T10:30:00Z" w16du:dateUtc="2026-03-03T15:30:00Z"/>
          <w:rFonts w:ascii="Times New Roman" w:hAnsi="Times New Roman" w:cs="Times New Roman"/>
        </w:rPr>
      </w:pPr>
    </w:p>
    <w:p w14:paraId="6F430170" w14:textId="77777777" w:rsidR="008918D8" w:rsidRDefault="008918D8">
      <w:pPr>
        <w:rPr>
          <w:ins w:id="102" w:author="Moo, Tracy-Ann" w:date="2026-03-03T10:30:00Z" w16du:dateUtc="2026-03-03T15:30:00Z"/>
          <w:rFonts w:ascii="Times New Roman" w:hAnsi="Times New Roman" w:cs="Times New Roman"/>
        </w:rPr>
      </w:pPr>
    </w:p>
    <w:p w14:paraId="0EE800A4" w14:textId="77777777" w:rsidR="008918D8" w:rsidRDefault="008918D8">
      <w:pPr>
        <w:rPr>
          <w:ins w:id="103" w:author="Moo, Tracy-Ann" w:date="2026-03-03T10:30:00Z" w16du:dateUtc="2026-03-03T15:30:00Z"/>
          <w:rFonts w:ascii="Times New Roman" w:hAnsi="Times New Roman" w:cs="Times New Roman"/>
        </w:rPr>
      </w:pPr>
    </w:p>
    <w:p w14:paraId="4DB6B195" w14:textId="77777777" w:rsidR="008918D8" w:rsidRDefault="008918D8">
      <w:pPr>
        <w:rPr>
          <w:ins w:id="104" w:author="Moo, Tracy-Ann" w:date="2026-03-03T10:30:00Z" w16du:dateUtc="2026-03-03T15:30:00Z"/>
          <w:rFonts w:ascii="Times New Roman" w:hAnsi="Times New Roman" w:cs="Times New Roman"/>
        </w:rPr>
      </w:pPr>
    </w:p>
    <w:p w14:paraId="4BBA682F" w14:textId="77777777" w:rsidR="008918D8" w:rsidRDefault="008918D8">
      <w:pPr>
        <w:rPr>
          <w:ins w:id="105" w:author="Moo, Tracy-Ann" w:date="2026-03-03T10:30:00Z" w16du:dateUtc="2026-03-03T15:30:00Z"/>
          <w:rFonts w:ascii="Times New Roman" w:hAnsi="Times New Roman" w:cs="Times New Roman"/>
        </w:rPr>
      </w:pPr>
    </w:p>
    <w:p w14:paraId="74FA1AE6" w14:textId="77777777" w:rsidR="008918D8" w:rsidRDefault="008918D8">
      <w:pPr>
        <w:rPr>
          <w:ins w:id="106" w:author="Moo, Tracy-Ann" w:date="2026-03-03T10:30:00Z" w16du:dateUtc="2026-03-03T15:30:00Z"/>
          <w:rFonts w:ascii="Times New Roman" w:hAnsi="Times New Roman" w:cs="Times New Roman"/>
        </w:rPr>
      </w:pPr>
    </w:p>
    <w:p w14:paraId="6A4BF3DD" w14:textId="266DE348" w:rsidR="003C1148" w:rsidRPr="003C1148" w:rsidRDefault="00E342FE" w:rsidP="003C1148">
      <w:pPr>
        <w:rPr>
          <w:ins w:id="107" w:author="Moo, Tracy-Ann" w:date="2026-03-03T10:34:00Z"/>
          <w:rFonts w:ascii="Times New Roman" w:hAnsi="Times New Roman" w:cs="Times New Roman"/>
        </w:rPr>
      </w:pPr>
      <w:ins w:id="108" w:author="Moo, Tracy-Ann" w:date="2026-03-03T10:34:00Z" w16du:dateUtc="2026-03-03T15:34:00Z">
        <w:r>
          <w:rPr>
            <w:rFonts w:ascii="Times New Roman" w:hAnsi="Times New Roman" w:cs="Times New Roman"/>
          </w:rPr>
          <w:lastRenderedPageBreak/>
          <w:t xml:space="preserve">Table 1. </w:t>
        </w:r>
      </w:ins>
      <w:ins w:id="109" w:author="Moo, Tracy-Ann" w:date="2026-03-03T10:34:00Z">
        <w:r w:rsidR="003C1148" w:rsidRPr="003C1148">
          <w:rPr>
            <w:rFonts w:ascii="Times New Roman" w:hAnsi="Times New Roman" w:cs="Times New Roman"/>
          </w:rPr>
          <w:t>Accuracy, Omission, and Fabrication Rates for Radiolog</w:t>
        </w:r>
      </w:ins>
      <w:ins w:id="110" w:author="Moo, Tracy-Ann" w:date="2026-03-03T10:34:00Z" w16du:dateUtc="2026-03-03T15:34:00Z">
        <w:r w:rsidR="003C1148">
          <w:rPr>
            <w:rFonts w:ascii="Times New Roman" w:hAnsi="Times New Roman" w:cs="Times New Roman"/>
          </w:rPr>
          <w:t>y and Pathology</w:t>
        </w:r>
      </w:ins>
      <w:ins w:id="111" w:author="Moo, Tracy-Ann" w:date="2026-03-03T10:34:00Z">
        <w:r w:rsidR="003C1148" w:rsidRPr="003C1148">
          <w:rPr>
            <w:rFonts w:ascii="Times New Roman" w:hAnsi="Times New Roman" w:cs="Times New Roman"/>
          </w:rPr>
          <w:t xml:space="preserve"> Elements: LLM vs. Human Summaries (N=200)</w:t>
        </w:r>
      </w:ins>
    </w:p>
    <w:tbl>
      <w:tblPr>
        <w:tblW w:w="5673" w:type="pct"/>
        <w:tblInd w:w="-360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  <w:tblPrChange w:id="112" w:author="Moo, Tracy-Ann" w:date="2026-03-03T10:33:00Z" w16du:dateUtc="2026-03-03T15:33:00Z">
          <w:tblPr>
            <w:tblW w:w="5673" w:type="pct"/>
            <w:tblInd w:w="-360" w:type="dxa"/>
            <w:tblLayout w:type="fixed"/>
            <w:tblCellMar>
              <w:left w:w="0" w:type="dxa"/>
              <w:right w:w="0" w:type="dxa"/>
            </w:tblCellMar>
            <w:tblLook w:val="0420" w:firstRow="1" w:lastRow="0" w:firstColumn="0" w:lastColumn="0" w:noHBand="0" w:noVBand="1"/>
          </w:tblPr>
        </w:tblPrChange>
      </w:tblPr>
      <w:tblGrid>
        <w:gridCol w:w="2159"/>
        <w:gridCol w:w="1168"/>
        <w:gridCol w:w="89"/>
        <w:gridCol w:w="1083"/>
        <w:gridCol w:w="1351"/>
        <w:gridCol w:w="1172"/>
        <w:gridCol w:w="1168"/>
        <w:gridCol w:w="1260"/>
        <w:gridCol w:w="91"/>
        <w:gridCol w:w="1079"/>
        <w:tblGridChange w:id="113">
          <w:tblGrid>
            <w:gridCol w:w="360"/>
            <w:gridCol w:w="1799"/>
            <w:gridCol w:w="360"/>
            <w:gridCol w:w="808"/>
            <w:gridCol w:w="450"/>
            <w:gridCol w:w="722"/>
            <w:gridCol w:w="361"/>
            <w:gridCol w:w="990"/>
            <w:gridCol w:w="361"/>
            <w:gridCol w:w="811"/>
            <w:gridCol w:w="361"/>
            <w:gridCol w:w="807"/>
            <w:gridCol w:w="98"/>
            <w:gridCol w:w="1162"/>
            <w:gridCol w:w="91"/>
            <w:gridCol w:w="8"/>
            <w:gridCol w:w="87"/>
            <w:gridCol w:w="984"/>
            <w:gridCol w:w="360"/>
          </w:tblGrid>
        </w:tblGridChange>
      </w:tblGrid>
      <w:tr w:rsidR="00DF1978" w:rsidRPr="00DF1978" w14:paraId="1B6DA94D" w14:textId="77777777" w:rsidTr="00DF1978">
        <w:trPr>
          <w:trHeight w:val="584"/>
          <w:ins w:id="114" w:author="Moo, Tracy-Ann" w:date="2026-03-03T10:30:00Z"/>
          <w:trPrChange w:id="115" w:author="Moo, Tracy-Ann" w:date="2026-03-03T10:33:00Z" w16du:dateUtc="2026-03-03T15:33:00Z">
            <w:trPr>
              <w:gridBefore w:val="1"/>
              <w:trHeight w:val="584"/>
            </w:trPr>
          </w:trPrChange>
        </w:trPr>
        <w:tc>
          <w:tcPr>
            <w:tcW w:w="1016" w:type="pct"/>
            <w:tcBorders>
              <w:top w:val="nil"/>
              <w:left w:val="nil"/>
              <w:bottom w:val="nil"/>
              <w:right w:val="nil"/>
            </w:tcBorders>
            <w:shd w:val="clear" w:color="auto" w:fill="70BCFF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116" w:author="Moo, Tracy-Ann" w:date="2026-03-03T10:33:00Z" w16du:dateUtc="2026-03-03T15:33:00Z">
              <w:tcPr>
                <w:tcW w:w="1016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70BCFF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9A0ED47" w14:textId="77777777" w:rsidR="008918D8" w:rsidRPr="00DF1978" w:rsidRDefault="008918D8" w:rsidP="008918D8">
            <w:pPr>
              <w:rPr>
                <w:ins w:id="117" w:author="Moo, Tracy-Ann" w:date="2026-03-03T10:30:00Z"/>
                <w:rFonts w:ascii="Arial" w:hAnsi="Arial" w:cs="Arial"/>
                <w:sz w:val="20"/>
                <w:szCs w:val="20"/>
                <w:rPrChange w:id="118" w:author="Moo, Tracy-Ann" w:date="2026-03-03T10:30:00Z" w16du:dateUtc="2026-03-03T15:30:00Z">
                  <w:rPr>
                    <w:ins w:id="119" w:author="Moo, Tracy-Ann" w:date="2026-03-03T10:30:00Z"/>
                    <w:rFonts w:ascii="Times New Roman" w:hAnsi="Times New Roman" w:cs="Times New Roman"/>
                  </w:rPr>
                </w:rPrChange>
              </w:rPr>
            </w:pPr>
          </w:p>
        </w:tc>
        <w:tc>
          <w:tcPr>
            <w:tcW w:w="173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0BCFF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120" w:author="Moo, Tracy-Ann" w:date="2026-03-03T10:33:00Z" w16du:dateUtc="2026-03-03T15:33:00Z">
              <w:tcPr>
                <w:tcW w:w="1738" w:type="pct"/>
                <w:gridSpan w:val="6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70BCFF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3DBB8F70" w14:textId="77777777" w:rsidR="008918D8" w:rsidRPr="00DF1978" w:rsidRDefault="008918D8" w:rsidP="008918D8">
            <w:pPr>
              <w:rPr>
                <w:ins w:id="121" w:author="Moo, Tracy-Ann" w:date="2026-03-03T10:30:00Z"/>
                <w:rFonts w:ascii="Arial" w:hAnsi="Arial" w:cs="Arial"/>
                <w:sz w:val="20"/>
                <w:szCs w:val="20"/>
                <w:rPrChange w:id="122" w:author="Moo, Tracy-Ann" w:date="2026-03-03T10:30:00Z" w16du:dateUtc="2026-03-03T15:30:00Z">
                  <w:rPr>
                    <w:ins w:id="123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124" w:author="Moo, Tracy-Ann" w:date="2026-03-03T10:30:00Z">
              <w:r w:rsidRPr="00DF1978">
                <w:rPr>
                  <w:rFonts w:ascii="Arial" w:hAnsi="Arial" w:cs="Arial"/>
                  <w:b/>
                  <w:bCs/>
                  <w:sz w:val="20"/>
                  <w:szCs w:val="20"/>
                  <w:rPrChange w:id="125" w:author="Moo, Tracy-Ann" w:date="2026-03-03T10:30:00Z" w16du:dateUtc="2026-03-03T15:30:00Z">
                    <w:rPr>
                      <w:rFonts w:ascii="Times New Roman" w:hAnsi="Times New Roman" w:cs="Times New Roman"/>
                      <w:b/>
                      <w:bCs/>
                    </w:rPr>
                  </w:rPrChange>
                </w:rPr>
                <w:t>Human (%)</w:t>
              </w:r>
            </w:ins>
          </w:p>
        </w:tc>
        <w:tc>
          <w:tcPr>
            <w:tcW w:w="16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0BCFF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126" w:author="Moo, Tracy-Ann" w:date="2026-03-03T10:33:00Z" w16du:dateUtc="2026-03-03T15:33:00Z">
              <w:tcPr>
                <w:tcW w:w="1572" w:type="pct"/>
                <w:gridSpan w:val="7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70BCFF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5F7AA2F0" w14:textId="77777777" w:rsidR="008918D8" w:rsidRPr="00DF1978" w:rsidRDefault="008918D8" w:rsidP="008918D8">
            <w:pPr>
              <w:rPr>
                <w:ins w:id="127" w:author="Moo, Tracy-Ann" w:date="2026-03-03T10:30:00Z"/>
                <w:rFonts w:ascii="Arial" w:hAnsi="Arial" w:cs="Arial"/>
                <w:sz w:val="20"/>
                <w:szCs w:val="20"/>
                <w:rPrChange w:id="128" w:author="Moo, Tracy-Ann" w:date="2026-03-03T10:30:00Z" w16du:dateUtc="2026-03-03T15:30:00Z">
                  <w:rPr>
                    <w:ins w:id="129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130" w:author="Moo, Tracy-Ann" w:date="2026-03-03T10:30:00Z">
              <w:r w:rsidRPr="00DF1978">
                <w:rPr>
                  <w:rFonts w:ascii="Arial" w:hAnsi="Arial" w:cs="Arial"/>
                  <w:b/>
                  <w:bCs/>
                  <w:sz w:val="20"/>
                  <w:szCs w:val="20"/>
                  <w:rPrChange w:id="131" w:author="Moo, Tracy-Ann" w:date="2026-03-03T10:30:00Z" w16du:dateUtc="2026-03-03T15:30:00Z">
                    <w:rPr>
                      <w:rFonts w:ascii="Times New Roman" w:hAnsi="Times New Roman" w:cs="Times New Roman"/>
                      <w:b/>
                      <w:bCs/>
                    </w:rPr>
                  </w:rPrChange>
                </w:rPr>
                <w:t>AI (%)</w:t>
              </w:r>
            </w:ins>
          </w:p>
        </w:tc>
        <w:tc>
          <w:tcPr>
            <w:tcW w:w="55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0BCFF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132" w:author="Moo, Tracy-Ann" w:date="2026-03-03T10:33:00Z" w16du:dateUtc="2026-03-03T15:33:00Z">
              <w:tcPr>
                <w:tcW w:w="675" w:type="pct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70BCFF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EC9B690" w14:textId="77777777" w:rsidR="008918D8" w:rsidRPr="00DF1978" w:rsidRDefault="008918D8" w:rsidP="008918D8">
            <w:pPr>
              <w:rPr>
                <w:ins w:id="133" w:author="Moo, Tracy-Ann" w:date="2026-03-03T10:30:00Z"/>
                <w:rFonts w:ascii="Arial" w:hAnsi="Arial" w:cs="Arial"/>
                <w:sz w:val="20"/>
                <w:szCs w:val="20"/>
                <w:rPrChange w:id="134" w:author="Moo, Tracy-Ann" w:date="2026-03-03T10:30:00Z" w16du:dateUtc="2026-03-03T15:30:00Z">
                  <w:rPr>
                    <w:ins w:id="135" w:author="Moo, Tracy-Ann" w:date="2026-03-03T10:30:00Z"/>
                    <w:rFonts w:ascii="Times New Roman" w:hAnsi="Times New Roman" w:cs="Times New Roman"/>
                  </w:rPr>
                </w:rPrChange>
              </w:rPr>
            </w:pPr>
          </w:p>
        </w:tc>
      </w:tr>
      <w:tr w:rsidR="00DF1978" w:rsidRPr="00DF1978" w14:paraId="464807A7" w14:textId="77777777" w:rsidTr="00DF1978">
        <w:trPr>
          <w:trHeight w:val="584"/>
          <w:ins w:id="136" w:author="Moo, Tracy-Ann" w:date="2026-03-03T10:30:00Z"/>
        </w:trPr>
        <w:tc>
          <w:tcPr>
            <w:tcW w:w="1016" w:type="pct"/>
            <w:tcBorders>
              <w:top w:val="nil"/>
              <w:left w:val="nil"/>
              <w:bottom w:val="nil"/>
              <w:right w:val="nil"/>
            </w:tcBorders>
            <w:shd w:val="clear" w:color="auto" w:fill="70BC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04B388" w14:textId="77777777" w:rsidR="008918D8" w:rsidRPr="00DF1978" w:rsidRDefault="008918D8" w:rsidP="008918D8">
            <w:pPr>
              <w:rPr>
                <w:ins w:id="137" w:author="Moo, Tracy-Ann" w:date="2026-03-03T10:30:00Z"/>
                <w:rFonts w:ascii="Arial" w:hAnsi="Arial" w:cs="Arial"/>
                <w:sz w:val="20"/>
                <w:szCs w:val="20"/>
                <w:rPrChange w:id="138" w:author="Moo, Tracy-Ann" w:date="2026-03-03T10:30:00Z" w16du:dateUtc="2026-03-03T15:30:00Z">
                  <w:rPr>
                    <w:ins w:id="139" w:author="Moo, Tracy-Ann" w:date="2026-03-03T10:30:00Z"/>
                    <w:rFonts w:ascii="Times New Roman" w:hAnsi="Times New Roman" w:cs="Times New Roman"/>
                  </w:rPr>
                </w:rPrChange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70BC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6849F7" w14:textId="77777777" w:rsidR="008918D8" w:rsidRPr="00DF1978" w:rsidRDefault="008918D8" w:rsidP="008918D8">
            <w:pPr>
              <w:rPr>
                <w:ins w:id="140" w:author="Moo, Tracy-Ann" w:date="2026-03-03T10:30:00Z"/>
                <w:rFonts w:ascii="Arial" w:hAnsi="Arial" w:cs="Arial"/>
                <w:sz w:val="20"/>
                <w:szCs w:val="20"/>
                <w:rPrChange w:id="141" w:author="Moo, Tracy-Ann" w:date="2026-03-03T10:30:00Z" w16du:dateUtc="2026-03-03T15:30:00Z">
                  <w:rPr>
                    <w:ins w:id="14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14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14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Accuracy</w:t>
              </w:r>
            </w:ins>
          </w:p>
        </w:tc>
        <w:tc>
          <w:tcPr>
            <w:tcW w:w="55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0BC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EA4F3D" w14:textId="77777777" w:rsidR="008918D8" w:rsidRPr="00DF1978" w:rsidRDefault="008918D8" w:rsidP="008918D8">
            <w:pPr>
              <w:rPr>
                <w:ins w:id="145" w:author="Moo, Tracy-Ann" w:date="2026-03-03T10:30:00Z"/>
                <w:rFonts w:ascii="Arial" w:hAnsi="Arial" w:cs="Arial"/>
                <w:sz w:val="20"/>
                <w:szCs w:val="20"/>
                <w:rPrChange w:id="146" w:author="Moo, Tracy-Ann" w:date="2026-03-03T10:30:00Z" w16du:dateUtc="2026-03-03T15:30:00Z">
                  <w:rPr>
                    <w:ins w:id="147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148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149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Omission</w:t>
              </w:r>
            </w:ins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auto" w:fill="70BC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EEAE13" w14:textId="77777777" w:rsidR="008918D8" w:rsidRPr="00DF1978" w:rsidRDefault="008918D8" w:rsidP="008918D8">
            <w:pPr>
              <w:rPr>
                <w:ins w:id="150" w:author="Moo, Tracy-Ann" w:date="2026-03-03T10:30:00Z"/>
                <w:rFonts w:ascii="Arial" w:hAnsi="Arial" w:cs="Arial"/>
                <w:sz w:val="20"/>
                <w:szCs w:val="20"/>
                <w:rPrChange w:id="151" w:author="Moo, Tracy-Ann" w:date="2026-03-03T10:30:00Z" w16du:dateUtc="2026-03-03T15:30:00Z">
                  <w:rPr>
                    <w:ins w:id="15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15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15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Fabrication</w:t>
              </w:r>
            </w:ins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70BC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9903B7" w14:textId="77777777" w:rsidR="008918D8" w:rsidRPr="00DF1978" w:rsidRDefault="008918D8" w:rsidP="008918D8">
            <w:pPr>
              <w:rPr>
                <w:ins w:id="155" w:author="Moo, Tracy-Ann" w:date="2026-03-03T10:30:00Z"/>
                <w:rFonts w:ascii="Arial" w:hAnsi="Arial" w:cs="Arial"/>
                <w:sz w:val="20"/>
                <w:szCs w:val="20"/>
                <w:rPrChange w:id="156" w:author="Moo, Tracy-Ann" w:date="2026-03-03T10:30:00Z" w16du:dateUtc="2026-03-03T15:30:00Z">
                  <w:rPr>
                    <w:ins w:id="157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158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159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Accuracy</w:t>
              </w:r>
            </w:ins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70BC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306436" w14:textId="77777777" w:rsidR="008918D8" w:rsidRPr="00DF1978" w:rsidRDefault="008918D8" w:rsidP="008918D8">
            <w:pPr>
              <w:rPr>
                <w:ins w:id="160" w:author="Moo, Tracy-Ann" w:date="2026-03-03T10:30:00Z"/>
                <w:rFonts w:ascii="Arial" w:hAnsi="Arial" w:cs="Arial"/>
                <w:sz w:val="20"/>
                <w:szCs w:val="20"/>
                <w:rPrChange w:id="161" w:author="Moo, Tracy-Ann" w:date="2026-03-03T10:30:00Z" w16du:dateUtc="2026-03-03T15:30:00Z">
                  <w:rPr>
                    <w:ins w:id="16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16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16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Omission</w:t>
              </w:r>
            </w:ins>
          </w:p>
        </w:tc>
        <w:tc>
          <w:tcPr>
            <w:tcW w:w="6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0BC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815890" w14:textId="77777777" w:rsidR="008918D8" w:rsidRPr="00DF1978" w:rsidRDefault="008918D8" w:rsidP="008918D8">
            <w:pPr>
              <w:rPr>
                <w:ins w:id="165" w:author="Moo, Tracy-Ann" w:date="2026-03-03T10:30:00Z"/>
                <w:rFonts w:ascii="Arial" w:hAnsi="Arial" w:cs="Arial"/>
                <w:sz w:val="20"/>
                <w:szCs w:val="20"/>
                <w:rPrChange w:id="166" w:author="Moo, Tracy-Ann" w:date="2026-03-03T10:30:00Z" w16du:dateUtc="2026-03-03T15:30:00Z">
                  <w:rPr>
                    <w:ins w:id="167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168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169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Fabrication</w:t>
              </w:r>
            </w:ins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auto" w:fill="70BC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2F6A34" w14:textId="77777777" w:rsidR="008918D8" w:rsidRPr="00DF1978" w:rsidRDefault="008918D8" w:rsidP="008918D8">
            <w:pPr>
              <w:rPr>
                <w:ins w:id="170" w:author="Moo, Tracy-Ann" w:date="2026-03-03T10:30:00Z"/>
                <w:rFonts w:ascii="Arial" w:hAnsi="Arial" w:cs="Arial"/>
                <w:sz w:val="20"/>
                <w:szCs w:val="20"/>
                <w:rPrChange w:id="171" w:author="Moo, Tracy-Ann" w:date="2026-03-03T10:30:00Z" w16du:dateUtc="2026-03-03T15:30:00Z">
                  <w:rPr>
                    <w:ins w:id="17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17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17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P-value</w:t>
              </w:r>
            </w:ins>
          </w:p>
        </w:tc>
      </w:tr>
      <w:tr w:rsidR="00DF1978" w:rsidRPr="00DF1978" w14:paraId="7F1AC572" w14:textId="77777777" w:rsidTr="00DF1978">
        <w:trPr>
          <w:trHeight w:val="584"/>
          <w:ins w:id="175" w:author="Moo, Tracy-Ann" w:date="2026-03-03T10:30:00Z"/>
          <w:trPrChange w:id="176" w:author="Moo, Tracy-Ann" w:date="2026-03-03T10:33:00Z" w16du:dateUtc="2026-03-03T15:33:00Z">
            <w:trPr>
              <w:gridBefore w:val="1"/>
              <w:trHeight w:val="584"/>
            </w:trPr>
          </w:trPrChange>
        </w:trPr>
        <w:tc>
          <w:tcPr>
            <w:tcW w:w="1016" w:type="pc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177" w:author="Moo, Tracy-Ann" w:date="2026-03-03T10:33:00Z" w16du:dateUtc="2026-03-03T15:33:00Z">
              <w:tcPr>
                <w:tcW w:w="1016" w:type="pct"/>
                <w:gridSpan w:val="2"/>
                <w:tcBorders>
                  <w:top w:val="nil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869E298" w14:textId="77777777" w:rsidR="008918D8" w:rsidRPr="00DF1978" w:rsidRDefault="008918D8" w:rsidP="008918D8">
            <w:pPr>
              <w:rPr>
                <w:ins w:id="178" w:author="Moo, Tracy-Ann" w:date="2026-03-03T10:30:00Z"/>
                <w:rFonts w:ascii="Arial" w:hAnsi="Arial" w:cs="Arial"/>
                <w:sz w:val="20"/>
                <w:szCs w:val="20"/>
                <w:rPrChange w:id="179" w:author="Moo, Tracy-Ann" w:date="2026-03-03T10:30:00Z" w16du:dateUtc="2026-03-03T15:30:00Z">
                  <w:rPr>
                    <w:ins w:id="18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18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18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 xml:space="preserve">Lesion size </w:t>
              </w:r>
            </w:ins>
          </w:p>
        </w:tc>
        <w:tc>
          <w:tcPr>
            <w:tcW w:w="592" w:type="pct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183" w:author="Moo, Tracy-Ann" w:date="2026-03-03T10:33:00Z" w16du:dateUtc="2026-03-03T15:33:00Z">
              <w:tcPr>
                <w:tcW w:w="592" w:type="pct"/>
                <w:gridSpan w:val="2"/>
                <w:tcBorders>
                  <w:top w:val="nil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2126B451" w14:textId="77777777" w:rsidR="008918D8" w:rsidRPr="00DF1978" w:rsidRDefault="008918D8" w:rsidP="008918D8">
            <w:pPr>
              <w:rPr>
                <w:ins w:id="184" w:author="Moo, Tracy-Ann" w:date="2026-03-03T10:30:00Z"/>
                <w:rFonts w:ascii="Arial" w:hAnsi="Arial" w:cs="Arial"/>
                <w:sz w:val="20"/>
                <w:szCs w:val="20"/>
                <w:rPrChange w:id="185" w:author="Moo, Tracy-Ann" w:date="2026-03-03T10:30:00Z" w16du:dateUtc="2026-03-03T15:30:00Z">
                  <w:rPr>
                    <w:ins w:id="18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18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18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96</w:t>
              </w:r>
            </w:ins>
          </w:p>
        </w:tc>
        <w:tc>
          <w:tcPr>
            <w:tcW w:w="510" w:type="pc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189" w:author="Moo, Tracy-Ann" w:date="2026-03-03T10:33:00Z" w16du:dateUtc="2026-03-03T15:33:00Z">
              <w:tcPr>
                <w:tcW w:w="510" w:type="pct"/>
                <w:gridSpan w:val="2"/>
                <w:tcBorders>
                  <w:top w:val="nil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64E04BC2" w14:textId="77777777" w:rsidR="008918D8" w:rsidRPr="00DF1978" w:rsidRDefault="008918D8" w:rsidP="008918D8">
            <w:pPr>
              <w:rPr>
                <w:ins w:id="190" w:author="Moo, Tracy-Ann" w:date="2026-03-03T10:30:00Z"/>
                <w:rFonts w:ascii="Arial" w:hAnsi="Arial" w:cs="Arial"/>
                <w:sz w:val="20"/>
                <w:szCs w:val="20"/>
                <w:rPrChange w:id="191" w:author="Moo, Tracy-Ann" w:date="2026-03-03T10:30:00Z" w16du:dateUtc="2026-03-03T15:30:00Z">
                  <w:rPr>
                    <w:ins w:id="19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19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19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2.6</w:t>
              </w:r>
            </w:ins>
          </w:p>
        </w:tc>
        <w:tc>
          <w:tcPr>
            <w:tcW w:w="636" w:type="pc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195" w:author="Moo, Tracy-Ann" w:date="2026-03-03T10:33:00Z" w16du:dateUtc="2026-03-03T15:33:00Z">
              <w:tcPr>
                <w:tcW w:w="636" w:type="pct"/>
                <w:gridSpan w:val="2"/>
                <w:tcBorders>
                  <w:top w:val="nil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0BC7447F" w14:textId="77777777" w:rsidR="008918D8" w:rsidRPr="00DF1978" w:rsidRDefault="008918D8" w:rsidP="008918D8">
            <w:pPr>
              <w:rPr>
                <w:ins w:id="196" w:author="Moo, Tracy-Ann" w:date="2026-03-03T10:30:00Z"/>
                <w:rFonts w:ascii="Arial" w:hAnsi="Arial" w:cs="Arial"/>
                <w:sz w:val="20"/>
                <w:szCs w:val="20"/>
                <w:rPrChange w:id="197" w:author="Moo, Tracy-Ann" w:date="2026-03-03T10:30:00Z" w16du:dateUtc="2026-03-03T15:30:00Z">
                  <w:rPr>
                    <w:ins w:id="198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199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200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1</w:t>
              </w:r>
            </w:ins>
          </w:p>
        </w:tc>
        <w:tc>
          <w:tcPr>
            <w:tcW w:w="552" w:type="pc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201" w:author="Moo, Tracy-Ann" w:date="2026-03-03T10:33:00Z" w16du:dateUtc="2026-03-03T15:33:00Z">
              <w:tcPr>
                <w:tcW w:w="552" w:type="pct"/>
                <w:gridSpan w:val="2"/>
                <w:tcBorders>
                  <w:top w:val="nil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69B68A4" w14:textId="77777777" w:rsidR="008918D8" w:rsidRPr="00DF1978" w:rsidRDefault="008918D8" w:rsidP="008918D8">
            <w:pPr>
              <w:rPr>
                <w:ins w:id="202" w:author="Moo, Tracy-Ann" w:date="2026-03-03T10:30:00Z"/>
                <w:rFonts w:ascii="Arial" w:hAnsi="Arial" w:cs="Arial"/>
                <w:sz w:val="20"/>
                <w:szCs w:val="20"/>
                <w:rPrChange w:id="203" w:author="Moo, Tracy-Ann" w:date="2026-03-03T10:30:00Z" w16du:dateUtc="2026-03-03T15:30:00Z">
                  <w:rPr>
                    <w:ins w:id="204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205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206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95</w:t>
              </w:r>
            </w:ins>
          </w:p>
        </w:tc>
        <w:tc>
          <w:tcPr>
            <w:tcW w:w="550" w:type="pc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207" w:author="Moo, Tracy-Ann" w:date="2026-03-03T10:33:00Z" w16du:dateUtc="2026-03-03T15:33:00Z">
              <w:tcPr>
                <w:tcW w:w="426" w:type="pct"/>
                <w:gridSpan w:val="2"/>
                <w:tcBorders>
                  <w:top w:val="nil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30A57BC" w14:textId="77777777" w:rsidR="008918D8" w:rsidRPr="00DF1978" w:rsidRDefault="008918D8" w:rsidP="008918D8">
            <w:pPr>
              <w:rPr>
                <w:ins w:id="208" w:author="Moo, Tracy-Ann" w:date="2026-03-03T10:30:00Z"/>
                <w:rFonts w:ascii="Arial" w:hAnsi="Arial" w:cs="Arial"/>
                <w:sz w:val="20"/>
                <w:szCs w:val="20"/>
                <w:rPrChange w:id="209" w:author="Moo, Tracy-Ann" w:date="2026-03-03T10:30:00Z" w16du:dateUtc="2026-03-03T15:30:00Z">
                  <w:rPr>
                    <w:ins w:id="21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21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21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2.6</w:t>
              </w:r>
            </w:ins>
          </w:p>
        </w:tc>
        <w:tc>
          <w:tcPr>
            <w:tcW w:w="593" w:type="pc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213" w:author="Moo, Tracy-Ann" w:date="2026-03-03T10:33:00Z" w16du:dateUtc="2026-03-03T15:33:00Z">
              <w:tcPr>
                <w:tcW w:w="635" w:type="pct"/>
                <w:gridSpan w:val="4"/>
                <w:tcBorders>
                  <w:top w:val="nil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ED4A062" w14:textId="77777777" w:rsidR="008918D8" w:rsidRPr="00DF1978" w:rsidRDefault="008918D8" w:rsidP="008918D8">
            <w:pPr>
              <w:rPr>
                <w:ins w:id="214" w:author="Moo, Tracy-Ann" w:date="2026-03-03T10:30:00Z"/>
                <w:rFonts w:ascii="Arial" w:hAnsi="Arial" w:cs="Arial"/>
                <w:sz w:val="20"/>
                <w:szCs w:val="20"/>
                <w:rPrChange w:id="215" w:author="Moo, Tracy-Ann" w:date="2026-03-03T10:30:00Z" w16du:dateUtc="2026-03-03T15:30:00Z">
                  <w:rPr>
                    <w:ins w:id="21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21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21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2</w:t>
              </w:r>
            </w:ins>
          </w:p>
        </w:tc>
        <w:tc>
          <w:tcPr>
            <w:tcW w:w="551" w:type="pct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219" w:author="Moo, Tracy-Ann" w:date="2026-03-03T10:33:00Z" w16du:dateUtc="2026-03-03T15:33:00Z">
              <w:tcPr>
                <w:tcW w:w="634" w:type="pct"/>
                <w:gridSpan w:val="2"/>
                <w:tcBorders>
                  <w:top w:val="nil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3E19CEAE" w14:textId="77777777" w:rsidR="008918D8" w:rsidRPr="00DF1978" w:rsidRDefault="008918D8" w:rsidP="008918D8">
            <w:pPr>
              <w:rPr>
                <w:ins w:id="220" w:author="Moo, Tracy-Ann" w:date="2026-03-03T10:30:00Z"/>
                <w:rFonts w:ascii="Arial" w:hAnsi="Arial" w:cs="Arial"/>
                <w:sz w:val="20"/>
                <w:szCs w:val="20"/>
                <w:rPrChange w:id="221" w:author="Moo, Tracy-Ann" w:date="2026-03-03T10:30:00Z" w16du:dateUtc="2026-03-03T15:30:00Z">
                  <w:rPr>
                    <w:ins w:id="22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22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22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0.6</w:t>
              </w:r>
            </w:ins>
          </w:p>
        </w:tc>
      </w:tr>
      <w:tr w:rsidR="00DF1978" w:rsidRPr="00DF1978" w14:paraId="5B4C594D" w14:textId="77777777" w:rsidTr="00DF1978">
        <w:trPr>
          <w:trHeight w:val="584"/>
          <w:ins w:id="225" w:author="Moo, Tracy-Ann" w:date="2026-03-03T10:30:00Z"/>
          <w:trPrChange w:id="226" w:author="Moo, Tracy-Ann" w:date="2026-03-03T10:33:00Z" w16du:dateUtc="2026-03-03T15:33:00Z">
            <w:trPr>
              <w:gridBefore w:val="1"/>
              <w:trHeight w:val="584"/>
            </w:trPr>
          </w:trPrChange>
        </w:trPr>
        <w:tc>
          <w:tcPr>
            <w:tcW w:w="101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227" w:author="Moo, Tracy-Ann" w:date="2026-03-03T10:33:00Z" w16du:dateUtc="2026-03-03T15:33:00Z">
              <w:tcPr>
                <w:tcW w:w="101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1159742" w14:textId="77777777" w:rsidR="008918D8" w:rsidRPr="00DF1978" w:rsidRDefault="008918D8" w:rsidP="008918D8">
            <w:pPr>
              <w:rPr>
                <w:ins w:id="228" w:author="Moo, Tracy-Ann" w:date="2026-03-03T10:30:00Z"/>
                <w:rFonts w:ascii="Arial" w:hAnsi="Arial" w:cs="Arial"/>
                <w:sz w:val="20"/>
                <w:szCs w:val="20"/>
                <w:rPrChange w:id="229" w:author="Moo, Tracy-Ann" w:date="2026-03-03T10:30:00Z" w16du:dateUtc="2026-03-03T15:30:00Z">
                  <w:rPr>
                    <w:ins w:id="23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23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23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Lesion location</w:t>
              </w:r>
            </w:ins>
          </w:p>
        </w:tc>
        <w:tc>
          <w:tcPr>
            <w:tcW w:w="592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233" w:author="Moo, Tracy-Ann" w:date="2026-03-03T10:33:00Z" w16du:dateUtc="2026-03-03T15:33:00Z">
              <w:tcPr>
                <w:tcW w:w="59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45887BB" w14:textId="77777777" w:rsidR="008918D8" w:rsidRPr="00DF1978" w:rsidRDefault="008918D8" w:rsidP="008918D8">
            <w:pPr>
              <w:rPr>
                <w:ins w:id="234" w:author="Moo, Tracy-Ann" w:date="2026-03-03T10:30:00Z"/>
                <w:rFonts w:ascii="Arial" w:hAnsi="Arial" w:cs="Arial"/>
                <w:sz w:val="20"/>
                <w:szCs w:val="20"/>
                <w:rPrChange w:id="235" w:author="Moo, Tracy-Ann" w:date="2026-03-03T10:30:00Z" w16du:dateUtc="2026-03-03T15:30:00Z">
                  <w:rPr>
                    <w:ins w:id="23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23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23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98</w:t>
              </w:r>
            </w:ins>
          </w:p>
        </w:tc>
        <w:tc>
          <w:tcPr>
            <w:tcW w:w="5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239" w:author="Moo, Tracy-Ann" w:date="2026-03-03T10:33:00Z" w16du:dateUtc="2026-03-03T15:33:00Z">
              <w:tcPr>
                <w:tcW w:w="510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035BF917" w14:textId="77777777" w:rsidR="008918D8" w:rsidRPr="00DF1978" w:rsidRDefault="008918D8" w:rsidP="008918D8">
            <w:pPr>
              <w:rPr>
                <w:ins w:id="240" w:author="Moo, Tracy-Ann" w:date="2026-03-03T10:30:00Z"/>
                <w:rFonts w:ascii="Arial" w:hAnsi="Arial" w:cs="Arial"/>
                <w:sz w:val="20"/>
                <w:szCs w:val="20"/>
                <w:rPrChange w:id="241" w:author="Moo, Tracy-Ann" w:date="2026-03-03T10:30:00Z" w16du:dateUtc="2026-03-03T15:30:00Z">
                  <w:rPr>
                    <w:ins w:id="24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24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24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1.5</w:t>
              </w:r>
            </w:ins>
          </w:p>
        </w:tc>
        <w:tc>
          <w:tcPr>
            <w:tcW w:w="6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245" w:author="Moo, Tracy-Ann" w:date="2026-03-03T10:33:00Z" w16du:dateUtc="2026-03-03T15:33:00Z">
              <w:tcPr>
                <w:tcW w:w="63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A6F870C" w14:textId="77777777" w:rsidR="008918D8" w:rsidRPr="00DF1978" w:rsidRDefault="008918D8" w:rsidP="008918D8">
            <w:pPr>
              <w:rPr>
                <w:ins w:id="246" w:author="Moo, Tracy-Ann" w:date="2026-03-03T10:30:00Z"/>
                <w:rFonts w:ascii="Arial" w:hAnsi="Arial" w:cs="Arial"/>
                <w:sz w:val="20"/>
                <w:szCs w:val="20"/>
                <w:rPrChange w:id="247" w:author="Moo, Tracy-Ann" w:date="2026-03-03T10:30:00Z" w16du:dateUtc="2026-03-03T15:30:00Z">
                  <w:rPr>
                    <w:ins w:id="248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249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250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</w:t>
              </w:r>
            </w:ins>
          </w:p>
        </w:tc>
        <w:tc>
          <w:tcPr>
            <w:tcW w:w="5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251" w:author="Moo, Tracy-Ann" w:date="2026-03-03T10:33:00Z" w16du:dateUtc="2026-03-03T15:33:00Z">
              <w:tcPr>
                <w:tcW w:w="55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239CD132" w14:textId="77777777" w:rsidR="008918D8" w:rsidRPr="00DF1978" w:rsidRDefault="008918D8" w:rsidP="008918D8">
            <w:pPr>
              <w:rPr>
                <w:ins w:id="252" w:author="Moo, Tracy-Ann" w:date="2026-03-03T10:30:00Z"/>
                <w:rFonts w:ascii="Arial" w:hAnsi="Arial" w:cs="Arial"/>
                <w:sz w:val="20"/>
                <w:szCs w:val="20"/>
                <w:rPrChange w:id="253" w:author="Moo, Tracy-Ann" w:date="2026-03-03T10:30:00Z" w16du:dateUtc="2026-03-03T15:30:00Z">
                  <w:rPr>
                    <w:ins w:id="254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255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256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98</w:t>
              </w:r>
            </w:ins>
          </w:p>
        </w:tc>
        <w:tc>
          <w:tcPr>
            <w:tcW w:w="5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257" w:author="Moo, Tracy-Ann" w:date="2026-03-03T10:33:00Z" w16du:dateUtc="2026-03-03T15:33:00Z">
              <w:tcPr>
                <w:tcW w:w="42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52122C20" w14:textId="77777777" w:rsidR="008918D8" w:rsidRPr="00DF1978" w:rsidRDefault="008918D8" w:rsidP="008918D8">
            <w:pPr>
              <w:rPr>
                <w:ins w:id="258" w:author="Moo, Tracy-Ann" w:date="2026-03-03T10:30:00Z"/>
                <w:rFonts w:ascii="Arial" w:hAnsi="Arial" w:cs="Arial"/>
                <w:sz w:val="20"/>
                <w:szCs w:val="20"/>
                <w:rPrChange w:id="259" w:author="Moo, Tracy-Ann" w:date="2026-03-03T10:30:00Z" w16du:dateUtc="2026-03-03T15:30:00Z">
                  <w:rPr>
                    <w:ins w:id="26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26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26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2.4</w:t>
              </w:r>
            </w:ins>
          </w:p>
        </w:tc>
        <w:tc>
          <w:tcPr>
            <w:tcW w:w="5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263" w:author="Moo, Tracy-Ann" w:date="2026-03-03T10:33:00Z" w16du:dateUtc="2026-03-03T15:33:00Z">
              <w:tcPr>
                <w:tcW w:w="635" w:type="pct"/>
                <w:gridSpan w:val="4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1E33B3F9" w14:textId="77777777" w:rsidR="008918D8" w:rsidRPr="00DF1978" w:rsidRDefault="008918D8" w:rsidP="008918D8">
            <w:pPr>
              <w:rPr>
                <w:ins w:id="264" w:author="Moo, Tracy-Ann" w:date="2026-03-03T10:30:00Z"/>
                <w:rFonts w:ascii="Arial" w:hAnsi="Arial" w:cs="Arial"/>
                <w:sz w:val="20"/>
                <w:szCs w:val="20"/>
                <w:rPrChange w:id="265" w:author="Moo, Tracy-Ann" w:date="2026-03-03T10:30:00Z" w16du:dateUtc="2026-03-03T15:30:00Z">
                  <w:rPr>
                    <w:ins w:id="26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26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26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</w:t>
              </w:r>
            </w:ins>
          </w:p>
        </w:tc>
        <w:tc>
          <w:tcPr>
            <w:tcW w:w="551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269" w:author="Moo, Tracy-Ann" w:date="2026-03-03T10:33:00Z" w16du:dateUtc="2026-03-03T15:33:00Z">
              <w:tcPr>
                <w:tcW w:w="634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08C23F6" w14:textId="77777777" w:rsidR="008918D8" w:rsidRPr="00DF1978" w:rsidRDefault="008918D8" w:rsidP="008918D8">
            <w:pPr>
              <w:rPr>
                <w:ins w:id="270" w:author="Moo, Tracy-Ann" w:date="2026-03-03T10:30:00Z"/>
                <w:rFonts w:ascii="Arial" w:hAnsi="Arial" w:cs="Arial"/>
                <w:sz w:val="20"/>
                <w:szCs w:val="20"/>
                <w:rPrChange w:id="271" w:author="Moo, Tracy-Ann" w:date="2026-03-03T10:30:00Z" w16du:dateUtc="2026-03-03T15:30:00Z">
                  <w:rPr>
                    <w:ins w:id="27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27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27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1</w:t>
              </w:r>
            </w:ins>
          </w:p>
        </w:tc>
      </w:tr>
      <w:tr w:rsidR="00DF1978" w:rsidRPr="00DF1978" w14:paraId="1CE797B3" w14:textId="77777777" w:rsidTr="00DF1978">
        <w:trPr>
          <w:trHeight w:val="584"/>
          <w:ins w:id="275" w:author="Moo, Tracy-Ann" w:date="2026-03-03T10:30:00Z"/>
          <w:trPrChange w:id="276" w:author="Moo, Tracy-Ann" w:date="2026-03-03T10:33:00Z" w16du:dateUtc="2026-03-03T15:33:00Z">
            <w:trPr>
              <w:gridBefore w:val="1"/>
              <w:trHeight w:val="584"/>
            </w:trPr>
          </w:trPrChange>
        </w:trPr>
        <w:tc>
          <w:tcPr>
            <w:tcW w:w="101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277" w:author="Moo, Tracy-Ann" w:date="2026-03-03T10:33:00Z" w16du:dateUtc="2026-03-03T15:33:00Z">
              <w:tcPr>
                <w:tcW w:w="101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1B0ABD03" w14:textId="77777777" w:rsidR="008918D8" w:rsidRPr="00DF1978" w:rsidRDefault="008918D8" w:rsidP="008918D8">
            <w:pPr>
              <w:rPr>
                <w:ins w:id="278" w:author="Moo, Tracy-Ann" w:date="2026-03-03T10:30:00Z"/>
                <w:rFonts w:ascii="Arial" w:hAnsi="Arial" w:cs="Arial"/>
                <w:sz w:val="20"/>
                <w:szCs w:val="20"/>
                <w:rPrChange w:id="279" w:author="Moo, Tracy-Ann" w:date="2026-03-03T10:30:00Z" w16du:dateUtc="2026-03-03T15:30:00Z">
                  <w:rPr>
                    <w:ins w:id="28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28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28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laterality</w:t>
              </w:r>
            </w:ins>
          </w:p>
        </w:tc>
        <w:tc>
          <w:tcPr>
            <w:tcW w:w="592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283" w:author="Moo, Tracy-Ann" w:date="2026-03-03T10:33:00Z" w16du:dateUtc="2026-03-03T15:33:00Z">
              <w:tcPr>
                <w:tcW w:w="59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0601CDFF" w14:textId="77777777" w:rsidR="008918D8" w:rsidRPr="00DF1978" w:rsidRDefault="008918D8" w:rsidP="008918D8">
            <w:pPr>
              <w:rPr>
                <w:ins w:id="284" w:author="Moo, Tracy-Ann" w:date="2026-03-03T10:30:00Z"/>
                <w:rFonts w:ascii="Arial" w:hAnsi="Arial" w:cs="Arial"/>
                <w:sz w:val="20"/>
                <w:szCs w:val="20"/>
                <w:rPrChange w:id="285" w:author="Moo, Tracy-Ann" w:date="2026-03-03T10:30:00Z" w16du:dateUtc="2026-03-03T15:30:00Z">
                  <w:rPr>
                    <w:ins w:id="28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28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28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100</w:t>
              </w:r>
            </w:ins>
          </w:p>
        </w:tc>
        <w:tc>
          <w:tcPr>
            <w:tcW w:w="5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289" w:author="Moo, Tracy-Ann" w:date="2026-03-03T10:33:00Z" w16du:dateUtc="2026-03-03T15:33:00Z">
              <w:tcPr>
                <w:tcW w:w="510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0E486211" w14:textId="77777777" w:rsidR="008918D8" w:rsidRPr="00DF1978" w:rsidRDefault="008918D8" w:rsidP="008918D8">
            <w:pPr>
              <w:rPr>
                <w:ins w:id="290" w:author="Moo, Tracy-Ann" w:date="2026-03-03T10:30:00Z"/>
                <w:rFonts w:ascii="Arial" w:hAnsi="Arial" w:cs="Arial"/>
                <w:sz w:val="20"/>
                <w:szCs w:val="20"/>
                <w:rPrChange w:id="291" w:author="Moo, Tracy-Ann" w:date="2026-03-03T10:30:00Z" w16du:dateUtc="2026-03-03T15:30:00Z">
                  <w:rPr>
                    <w:ins w:id="29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29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29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0.5</w:t>
              </w:r>
            </w:ins>
          </w:p>
        </w:tc>
        <w:tc>
          <w:tcPr>
            <w:tcW w:w="6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295" w:author="Moo, Tracy-Ann" w:date="2026-03-03T10:33:00Z" w16du:dateUtc="2026-03-03T15:33:00Z">
              <w:tcPr>
                <w:tcW w:w="63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09E6E305" w14:textId="77777777" w:rsidR="008918D8" w:rsidRPr="00DF1978" w:rsidRDefault="008918D8" w:rsidP="008918D8">
            <w:pPr>
              <w:rPr>
                <w:ins w:id="296" w:author="Moo, Tracy-Ann" w:date="2026-03-03T10:30:00Z"/>
                <w:rFonts w:ascii="Arial" w:hAnsi="Arial" w:cs="Arial"/>
                <w:sz w:val="20"/>
                <w:szCs w:val="20"/>
                <w:rPrChange w:id="297" w:author="Moo, Tracy-Ann" w:date="2026-03-03T10:30:00Z" w16du:dateUtc="2026-03-03T15:30:00Z">
                  <w:rPr>
                    <w:ins w:id="298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299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300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</w:t>
              </w:r>
            </w:ins>
          </w:p>
        </w:tc>
        <w:tc>
          <w:tcPr>
            <w:tcW w:w="5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301" w:author="Moo, Tracy-Ann" w:date="2026-03-03T10:33:00Z" w16du:dateUtc="2026-03-03T15:33:00Z">
              <w:tcPr>
                <w:tcW w:w="55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99FFD2C" w14:textId="77777777" w:rsidR="008918D8" w:rsidRPr="00DF1978" w:rsidRDefault="008918D8" w:rsidP="008918D8">
            <w:pPr>
              <w:rPr>
                <w:ins w:id="302" w:author="Moo, Tracy-Ann" w:date="2026-03-03T10:30:00Z"/>
                <w:rFonts w:ascii="Arial" w:hAnsi="Arial" w:cs="Arial"/>
                <w:sz w:val="20"/>
                <w:szCs w:val="20"/>
                <w:rPrChange w:id="303" w:author="Moo, Tracy-Ann" w:date="2026-03-03T10:30:00Z" w16du:dateUtc="2026-03-03T15:30:00Z">
                  <w:rPr>
                    <w:ins w:id="304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305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306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100</w:t>
              </w:r>
            </w:ins>
          </w:p>
        </w:tc>
        <w:tc>
          <w:tcPr>
            <w:tcW w:w="5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307" w:author="Moo, Tracy-Ann" w:date="2026-03-03T10:33:00Z" w16du:dateUtc="2026-03-03T15:33:00Z">
              <w:tcPr>
                <w:tcW w:w="42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09C07055" w14:textId="77777777" w:rsidR="008918D8" w:rsidRPr="00DF1978" w:rsidRDefault="008918D8" w:rsidP="008918D8">
            <w:pPr>
              <w:rPr>
                <w:ins w:id="308" w:author="Moo, Tracy-Ann" w:date="2026-03-03T10:30:00Z"/>
                <w:rFonts w:ascii="Arial" w:hAnsi="Arial" w:cs="Arial"/>
                <w:sz w:val="20"/>
                <w:szCs w:val="20"/>
                <w:rPrChange w:id="309" w:author="Moo, Tracy-Ann" w:date="2026-03-03T10:30:00Z" w16du:dateUtc="2026-03-03T15:30:00Z">
                  <w:rPr>
                    <w:ins w:id="31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31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31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0.5</w:t>
              </w:r>
            </w:ins>
          </w:p>
        </w:tc>
        <w:tc>
          <w:tcPr>
            <w:tcW w:w="5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313" w:author="Moo, Tracy-Ann" w:date="2026-03-03T10:33:00Z" w16du:dateUtc="2026-03-03T15:33:00Z">
              <w:tcPr>
                <w:tcW w:w="635" w:type="pct"/>
                <w:gridSpan w:val="4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36A21D5C" w14:textId="77777777" w:rsidR="008918D8" w:rsidRPr="00DF1978" w:rsidRDefault="008918D8" w:rsidP="008918D8">
            <w:pPr>
              <w:rPr>
                <w:ins w:id="314" w:author="Moo, Tracy-Ann" w:date="2026-03-03T10:30:00Z"/>
                <w:rFonts w:ascii="Arial" w:hAnsi="Arial" w:cs="Arial"/>
                <w:sz w:val="20"/>
                <w:szCs w:val="20"/>
                <w:rPrChange w:id="315" w:author="Moo, Tracy-Ann" w:date="2026-03-03T10:30:00Z" w16du:dateUtc="2026-03-03T15:30:00Z">
                  <w:rPr>
                    <w:ins w:id="31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31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31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</w:t>
              </w:r>
            </w:ins>
          </w:p>
        </w:tc>
        <w:tc>
          <w:tcPr>
            <w:tcW w:w="551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319" w:author="Moo, Tracy-Ann" w:date="2026-03-03T10:33:00Z" w16du:dateUtc="2026-03-03T15:33:00Z">
              <w:tcPr>
                <w:tcW w:w="634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044D19E8" w14:textId="77777777" w:rsidR="008918D8" w:rsidRPr="00DF1978" w:rsidRDefault="008918D8" w:rsidP="008918D8">
            <w:pPr>
              <w:rPr>
                <w:ins w:id="320" w:author="Moo, Tracy-Ann" w:date="2026-03-03T10:30:00Z"/>
                <w:rFonts w:ascii="Arial" w:hAnsi="Arial" w:cs="Arial"/>
                <w:sz w:val="20"/>
                <w:szCs w:val="20"/>
                <w:rPrChange w:id="321" w:author="Moo, Tracy-Ann" w:date="2026-03-03T10:30:00Z" w16du:dateUtc="2026-03-03T15:30:00Z">
                  <w:rPr>
                    <w:ins w:id="32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32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32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1</w:t>
              </w:r>
            </w:ins>
          </w:p>
        </w:tc>
      </w:tr>
      <w:tr w:rsidR="00DF1978" w:rsidRPr="00DF1978" w14:paraId="05069D1F" w14:textId="77777777" w:rsidTr="00DF1978">
        <w:trPr>
          <w:trHeight w:val="584"/>
          <w:ins w:id="325" w:author="Moo, Tracy-Ann" w:date="2026-03-03T10:30:00Z"/>
          <w:trPrChange w:id="326" w:author="Moo, Tracy-Ann" w:date="2026-03-03T10:33:00Z" w16du:dateUtc="2026-03-03T15:33:00Z">
            <w:trPr>
              <w:gridBefore w:val="1"/>
              <w:trHeight w:val="584"/>
            </w:trPr>
          </w:trPrChange>
        </w:trPr>
        <w:tc>
          <w:tcPr>
            <w:tcW w:w="101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327" w:author="Moo, Tracy-Ann" w:date="2026-03-03T10:33:00Z" w16du:dateUtc="2026-03-03T15:33:00Z">
              <w:tcPr>
                <w:tcW w:w="101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BB36D43" w14:textId="77777777" w:rsidR="008918D8" w:rsidRPr="00DF1978" w:rsidRDefault="008918D8" w:rsidP="008918D8">
            <w:pPr>
              <w:rPr>
                <w:ins w:id="328" w:author="Moo, Tracy-Ann" w:date="2026-03-03T10:30:00Z"/>
                <w:rFonts w:ascii="Arial" w:hAnsi="Arial" w:cs="Arial"/>
                <w:sz w:val="20"/>
                <w:szCs w:val="20"/>
                <w:rPrChange w:id="329" w:author="Moo, Tracy-Ann" w:date="2026-03-03T10:30:00Z" w16du:dateUtc="2026-03-03T15:30:00Z">
                  <w:rPr>
                    <w:ins w:id="33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33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33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Calcification/Asymmetry</w:t>
              </w:r>
            </w:ins>
          </w:p>
        </w:tc>
        <w:tc>
          <w:tcPr>
            <w:tcW w:w="592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333" w:author="Moo, Tracy-Ann" w:date="2026-03-03T10:33:00Z" w16du:dateUtc="2026-03-03T15:33:00Z">
              <w:tcPr>
                <w:tcW w:w="59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2D73AF3C" w14:textId="77777777" w:rsidR="008918D8" w:rsidRPr="00DF1978" w:rsidRDefault="008918D8" w:rsidP="008918D8">
            <w:pPr>
              <w:rPr>
                <w:ins w:id="334" w:author="Moo, Tracy-Ann" w:date="2026-03-03T10:30:00Z"/>
                <w:rFonts w:ascii="Arial" w:hAnsi="Arial" w:cs="Arial"/>
                <w:sz w:val="20"/>
                <w:szCs w:val="20"/>
                <w:rPrChange w:id="335" w:author="Moo, Tracy-Ann" w:date="2026-03-03T10:30:00Z" w16du:dateUtc="2026-03-03T15:30:00Z">
                  <w:rPr>
                    <w:ins w:id="33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33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33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94</w:t>
              </w:r>
            </w:ins>
          </w:p>
        </w:tc>
        <w:tc>
          <w:tcPr>
            <w:tcW w:w="5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339" w:author="Moo, Tracy-Ann" w:date="2026-03-03T10:33:00Z" w16du:dateUtc="2026-03-03T15:33:00Z">
              <w:tcPr>
                <w:tcW w:w="510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A164911" w14:textId="77777777" w:rsidR="008918D8" w:rsidRPr="00DF1978" w:rsidRDefault="008918D8" w:rsidP="008918D8">
            <w:pPr>
              <w:rPr>
                <w:ins w:id="340" w:author="Moo, Tracy-Ann" w:date="2026-03-03T10:30:00Z"/>
                <w:rFonts w:ascii="Arial" w:hAnsi="Arial" w:cs="Arial"/>
                <w:sz w:val="20"/>
                <w:szCs w:val="20"/>
                <w:rPrChange w:id="341" w:author="Moo, Tracy-Ann" w:date="2026-03-03T10:30:00Z" w16du:dateUtc="2026-03-03T15:30:00Z">
                  <w:rPr>
                    <w:ins w:id="34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34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34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6.3</w:t>
              </w:r>
            </w:ins>
          </w:p>
        </w:tc>
        <w:tc>
          <w:tcPr>
            <w:tcW w:w="6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345" w:author="Moo, Tracy-Ann" w:date="2026-03-03T10:33:00Z" w16du:dateUtc="2026-03-03T15:33:00Z">
              <w:tcPr>
                <w:tcW w:w="63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53FDFAD3" w14:textId="77777777" w:rsidR="008918D8" w:rsidRPr="00DF1978" w:rsidRDefault="008918D8" w:rsidP="008918D8">
            <w:pPr>
              <w:rPr>
                <w:ins w:id="346" w:author="Moo, Tracy-Ann" w:date="2026-03-03T10:30:00Z"/>
                <w:rFonts w:ascii="Arial" w:hAnsi="Arial" w:cs="Arial"/>
                <w:sz w:val="20"/>
                <w:szCs w:val="20"/>
                <w:rPrChange w:id="347" w:author="Moo, Tracy-Ann" w:date="2026-03-03T10:30:00Z" w16du:dateUtc="2026-03-03T15:30:00Z">
                  <w:rPr>
                    <w:ins w:id="348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349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350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</w:t>
              </w:r>
            </w:ins>
          </w:p>
        </w:tc>
        <w:tc>
          <w:tcPr>
            <w:tcW w:w="5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351" w:author="Moo, Tracy-Ann" w:date="2026-03-03T10:33:00Z" w16du:dateUtc="2026-03-03T15:33:00Z">
              <w:tcPr>
                <w:tcW w:w="55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518C4ED6" w14:textId="77777777" w:rsidR="008918D8" w:rsidRPr="00DF1978" w:rsidRDefault="008918D8" w:rsidP="008918D8">
            <w:pPr>
              <w:rPr>
                <w:ins w:id="352" w:author="Moo, Tracy-Ann" w:date="2026-03-03T10:30:00Z"/>
                <w:rFonts w:ascii="Arial" w:hAnsi="Arial" w:cs="Arial"/>
                <w:sz w:val="20"/>
                <w:szCs w:val="20"/>
                <w:rPrChange w:id="353" w:author="Moo, Tracy-Ann" w:date="2026-03-03T10:30:00Z" w16du:dateUtc="2026-03-03T15:30:00Z">
                  <w:rPr>
                    <w:ins w:id="354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355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356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98</w:t>
              </w:r>
            </w:ins>
          </w:p>
        </w:tc>
        <w:tc>
          <w:tcPr>
            <w:tcW w:w="5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357" w:author="Moo, Tracy-Ann" w:date="2026-03-03T10:33:00Z" w16du:dateUtc="2026-03-03T15:33:00Z">
              <w:tcPr>
                <w:tcW w:w="42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0EB94DF3" w14:textId="77777777" w:rsidR="008918D8" w:rsidRPr="00DF1978" w:rsidRDefault="008918D8" w:rsidP="008918D8">
            <w:pPr>
              <w:rPr>
                <w:ins w:id="358" w:author="Moo, Tracy-Ann" w:date="2026-03-03T10:30:00Z"/>
                <w:rFonts w:ascii="Arial" w:hAnsi="Arial" w:cs="Arial"/>
                <w:sz w:val="20"/>
                <w:szCs w:val="20"/>
                <w:rPrChange w:id="359" w:author="Moo, Tracy-Ann" w:date="2026-03-03T10:30:00Z" w16du:dateUtc="2026-03-03T15:30:00Z">
                  <w:rPr>
                    <w:ins w:id="36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36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36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2.4</w:t>
              </w:r>
            </w:ins>
          </w:p>
        </w:tc>
        <w:tc>
          <w:tcPr>
            <w:tcW w:w="5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363" w:author="Moo, Tracy-Ann" w:date="2026-03-03T10:33:00Z" w16du:dateUtc="2026-03-03T15:33:00Z">
              <w:tcPr>
                <w:tcW w:w="635" w:type="pct"/>
                <w:gridSpan w:val="4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5F00D76" w14:textId="77777777" w:rsidR="008918D8" w:rsidRPr="00DF1978" w:rsidRDefault="008918D8" w:rsidP="008918D8">
            <w:pPr>
              <w:rPr>
                <w:ins w:id="364" w:author="Moo, Tracy-Ann" w:date="2026-03-03T10:30:00Z"/>
                <w:rFonts w:ascii="Arial" w:hAnsi="Arial" w:cs="Arial"/>
                <w:sz w:val="20"/>
                <w:szCs w:val="20"/>
                <w:rPrChange w:id="365" w:author="Moo, Tracy-Ann" w:date="2026-03-03T10:30:00Z" w16du:dateUtc="2026-03-03T15:30:00Z">
                  <w:rPr>
                    <w:ins w:id="36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36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36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</w:t>
              </w:r>
            </w:ins>
          </w:p>
        </w:tc>
        <w:tc>
          <w:tcPr>
            <w:tcW w:w="551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369" w:author="Moo, Tracy-Ann" w:date="2026-03-03T10:33:00Z" w16du:dateUtc="2026-03-03T15:33:00Z">
              <w:tcPr>
                <w:tcW w:w="634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15414BD3" w14:textId="77777777" w:rsidR="008918D8" w:rsidRPr="00DF1978" w:rsidRDefault="008918D8" w:rsidP="008918D8">
            <w:pPr>
              <w:rPr>
                <w:ins w:id="370" w:author="Moo, Tracy-Ann" w:date="2026-03-03T10:30:00Z"/>
                <w:rFonts w:ascii="Arial" w:hAnsi="Arial" w:cs="Arial"/>
                <w:sz w:val="20"/>
                <w:szCs w:val="20"/>
                <w:rPrChange w:id="371" w:author="Moo, Tracy-Ann" w:date="2026-03-03T10:30:00Z" w16du:dateUtc="2026-03-03T15:30:00Z">
                  <w:rPr>
                    <w:ins w:id="37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37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37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0.2</w:t>
              </w:r>
            </w:ins>
          </w:p>
        </w:tc>
      </w:tr>
      <w:tr w:rsidR="00DF1978" w:rsidRPr="00DF1978" w14:paraId="600995DA" w14:textId="77777777" w:rsidTr="00DF1978">
        <w:trPr>
          <w:trHeight w:val="584"/>
          <w:ins w:id="375" w:author="Moo, Tracy-Ann" w:date="2026-03-03T10:30:00Z"/>
          <w:trPrChange w:id="376" w:author="Moo, Tracy-Ann" w:date="2026-03-03T10:33:00Z" w16du:dateUtc="2026-03-03T15:33:00Z">
            <w:trPr>
              <w:gridBefore w:val="1"/>
              <w:trHeight w:val="584"/>
            </w:trPr>
          </w:trPrChange>
        </w:trPr>
        <w:tc>
          <w:tcPr>
            <w:tcW w:w="101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377" w:author="Moo, Tracy-Ann" w:date="2026-03-03T10:33:00Z" w16du:dateUtc="2026-03-03T15:33:00Z">
              <w:tcPr>
                <w:tcW w:w="101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69C65BF7" w14:textId="77777777" w:rsidR="008918D8" w:rsidRPr="00DF1978" w:rsidRDefault="008918D8" w:rsidP="008918D8">
            <w:pPr>
              <w:rPr>
                <w:ins w:id="378" w:author="Moo, Tracy-Ann" w:date="2026-03-03T10:30:00Z"/>
                <w:rFonts w:ascii="Arial" w:hAnsi="Arial" w:cs="Arial"/>
                <w:sz w:val="20"/>
                <w:szCs w:val="20"/>
                <w:rPrChange w:id="379" w:author="Moo, Tracy-Ann" w:date="2026-03-03T10:30:00Z" w16du:dateUtc="2026-03-03T15:30:00Z">
                  <w:rPr>
                    <w:ins w:id="38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38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38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MRI enhancement (N=57)</w:t>
              </w:r>
            </w:ins>
          </w:p>
        </w:tc>
        <w:tc>
          <w:tcPr>
            <w:tcW w:w="592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383" w:author="Moo, Tracy-Ann" w:date="2026-03-03T10:33:00Z" w16du:dateUtc="2026-03-03T15:33:00Z">
              <w:tcPr>
                <w:tcW w:w="59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9C30B49" w14:textId="77777777" w:rsidR="008918D8" w:rsidRPr="00DF1978" w:rsidRDefault="008918D8" w:rsidP="008918D8">
            <w:pPr>
              <w:rPr>
                <w:ins w:id="384" w:author="Moo, Tracy-Ann" w:date="2026-03-03T10:30:00Z"/>
                <w:rFonts w:ascii="Arial" w:hAnsi="Arial" w:cs="Arial"/>
                <w:sz w:val="20"/>
                <w:szCs w:val="20"/>
                <w:rPrChange w:id="385" w:author="Moo, Tracy-Ann" w:date="2026-03-03T10:30:00Z" w16du:dateUtc="2026-03-03T15:30:00Z">
                  <w:rPr>
                    <w:ins w:id="38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38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38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86</w:t>
              </w:r>
            </w:ins>
          </w:p>
        </w:tc>
        <w:tc>
          <w:tcPr>
            <w:tcW w:w="5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389" w:author="Moo, Tracy-Ann" w:date="2026-03-03T10:33:00Z" w16du:dateUtc="2026-03-03T15:33:00Z">
              <w:tcPr>
                <w:tcW w:w="510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A94F9B0" w14:textId="77777777" w:rsidR="008918D8" w:rsidRPr="00DF1978" w:rsidRDefault="008918D8" w:rsidP="008918D8">
            <w:pPr>
              <w:rPr>
                <w:ins w:id="390" w:author="Moo, Tracy-Ann" w:date="2026-03-03T10:30:00Z"/>
                <w:rFonts w:ascii="Arial" w:hAnsi="Arial" w:cs="Arial"/>
                <w:sz w:val="20"/>
                <w:szCs w:val="20"/>
                <w:rPrChange w:id="391" w:author="Moo, Tracy-Ann" w:date="2026-03-03T10:30:00Z" w16du:dateUtc="2026-03-03T15:30:00Z">
                  <w:rPr>
                    <w:ins w:id="39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39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39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14</w:t>
              </w:r>
            </w:ins>
          </w:p>
        </w:tc>
        <w:tc>
          <w:tcPr>
            <w:tcW w:w="6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395" w:author="Moo, Tracy-Ann" w:date="2026-03-03T10:33:00Z" w16du:dateUtc="2026-03-03T15:33:00Z">
              <w:tcPr>
                <w:tcW w:w="63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503BACAE" w14:textId="77777777" w:rsidR="008918D8" w:rsidRPr="00DF1978" w:rsidRDefault="008918D8" w:rsidP="008918D8">
            <w:pPr>
              <w:rPr>
                <w:ins w:id="396" w:author="Moo, Tracy-Ann" w:date="2026-03-03T10:30:00Z"/>
                <w:rFonts w:ascii="Arial" w:hAnsi="Arial" w:cs="Arial"/>
                <w:sz w:val="20"/>
                <w:szCs w:val="20"/>
                <w:rPrChange w:id="397" w:author="Moo, Tracy-Ann" w:date="2026-03-03T10:30:00Z" w16du:dateUtc="2026-03-03T15:30:00Z">
                  <w:rPr>
                    <w:ins w:id="398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399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400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</w:t>
              </w:r>
            </w:ins>
          </w:p>
        </w:tc>
        <w:tc>
          <w:tcPr>
            <w:tcW w:w="5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401" w:author="Moo, Tracy-Ann" w:date="2026-03-03T10:33:00Z" w16du:dateUtc="2026-03-03T15:33:00Z">
              <w:tcPr>
                <w:tcW w:w="55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1C5C5D97" w14:textId="77777777" w:rsidR="008918D8" w:rsidRPr="00DF1978" w:rsidRDefault="008918D8" w:rsidP="008918D8">
            <w:pPr>
              <w:rPr>
                <w:ins w:id="402" w:author="Moo, Tracy-Ann" w:date="2026-03-03T10:30:00Z"/>
                <w:rFonts w:ascii="Arial" w:hAnsi="Arial" w:cs="Arial"/>
                <w:sz w:val="20"/>
                <w:szCs w:val="20"/>
                <w:rPrChange w:id="403" w:author="Moo, Tracy-Ann" w:date="2026-03-03T10:30:00Z" w16du:dateUtc="2026-03-03T15:30:00Z">
                  <w:rPr>
                    <w:ins w:id="404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405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406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96</w:t>
              </w:r>
            </w:ins>
          </w:p>
        </w:tc>
        <w:tc>
          <w:tcPr>
            <w:tcW w:w="5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407" w:author="Moo, Tracy-Ann" w:date="2026-03-03T10:33:00Z" w16du:dateUtc="2026-03-03T15:33:00Z">
              <w:tcPr>
                <w:tcW w:w="42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1E7F1D2F" w14:textId="77777777" w:rsidR="008918D8" w:rsidRPr="00DF1978" w:rsidRDefault="008918D8" w:rsidP="008918D8">
            <w:pPr>
              <w:rPr>
                <w:ins w:id="408" w:author="Moo, Tracy-Ann" w:date="2026-03-03T10:30:00Z"/>
                <w:rFonts w:ascii="Arial" w:hAnsi="Arial" w:cs="Arial"/>
                <w:sz w:val="20"/>
                <w:szCs w:val="20"/>
                <w:rPrChange w:id="409" w:author="Moo, Tracy-Ann" w:date="2026-03-03T10:30:00Z" w16du:dateUtc="2026-03-03T15:30:00Z">
                  <w:rPr>
                    <w:ins w:id="41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41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41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3.5</w:t>
              </w:r>
            </w:ins>
          </w:p>
        </w:tc>
        <w:tc>
          <w:tcPr>
            <w:tcW w:w="5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413" w:author="Moo, Tracy-Ann" w:date="2026-03-03T10:33:00Z" w16du:dateUtc="2026-03-03T15:33:00Z">
              <w:tcPr>
                <w:tcW w:w="635" w:type="pct"/>
                <w:gridSpan w:val="4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0D8F57D0" w14:textId="77777777" w:rsidR="008918D8" w:rsidRPr="00DF1978" w:rsidRDefault="008918D8" w:rsidP="008918D8">
            <w:pPr>
              <w:rPr>
                <w:ins w:id="414" w:author="Moo, Tracy-Ann" w:date="2026-03-03T10:30:00Z"/>
                <w:rFonts w:ascii="Arial" w:hAnsi="Arial" w:cs="Arial"/>
                <w:sz w:val="20"/>
                <w:szCs w:val="20"/>
                <w:rPrChange w:id="415" w:author="Moo, Tracy-Ann" w:date="2026-03-03T10:30:00Z" w16du:dateUtc="2026-03-03T15:30:00Z">
                  <w:rPr>
                    <w:ins w:id="41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41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41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</w:t>
              </w:r>
            </w:ins>
          </w:p>
        </w:tc>
        <w:tc>
          <w:tcPr>
            <w:tcW w:w="551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419" w:author="Moo, Tracy-Ann" w:date="2026-03-03T10:33:00Z" w16du:dateUtc="2026-03-03T15:33:00Z">
              <w:tcPr>
                <w:tcW w:w="634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F2881D5" w14:textId="77777777" w:rsidR="008918D8" w:rsidRPr="00DF1978" w:rsidRDefault="008918D8" w:rsidP="008918D8">
            <w:pPr>
              <w:rPr>
                <w:ins w:id="420" w:author="Moo, Tracy-Ann" w:date="2026-03-03T10:30:00Z"/>
                <w:rFonts w:ascii="Arial" w:hAnsi="Arial" w:cs="Arial"/>
                <w:sz w:val="20"/>
                <w:szCs w:val="20"/>
                <w:rPrChange w:id="421" w:author="Moo, Tracy-Ann" w:date="2026-03-03T10:30:00Z" w16du:dateUtc="2026-03-03T15:30:00Z">
                  <w:rPr>
                    <w:ins w:id="42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42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42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0.07</w:t>
              </w:r>
            </w:ins>
          </w:p>
        </w:tc>
      </w:tr>
      <w:tr w:rsidR="00DF1978" w:rsidRPr="00DF1978" w14:paraId="56258E2F" w14:textId="77777777" w:rsidTr="00DF1978">
        <w:trPr>
          <w:trHeight w:val="584"/>
          <w:ins w:id="425" w:author="Moo, Tracy-Ann" w:date="2026-03-03T10:30:00Z"/>
          <w:trPrChange w:id="426" w:author="Moo, Tracy-Ann" w:date="2026-03-03T10:33:00Z" w16du:dateUtc="2026-03-03T15:33:00Z">
            <w:trPr>
              <w:gridBefore w:val="1"/>
              <w:trHeight w:val="584"/>
            </w:trPr>
          </w:trPrChange>
        </w:trPr>
        <w:tc>
          <w:tcPr>
            <w:tcW w:w="101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427" w:author="Moo, Tracy-Ann" w:date="2026-03-03T10:33:00Z" w16du:dateUtc="2026-03-03T15:33:00Z">
              <w:tcPr>
                <w:tcW w:w="101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6AC6C55A" w14:textId="77777777" w:rsidR="008918D8" w:rsidRPr="00DF1978" w:rsidRDefault="008918D8" w:rsidP="008918D8">
            <w:pPr>
              <w:rPr>
                <w:ins w:id="428" w:author="Moo, Tracy-Ann" w:date="2026-03-03T10:30:00Z"/>
                <w:rFonts w:ascii="Arial" w:hAnsi="Arial" w:cs="Arial"/>
                <w:sz w:val="20"/>
                <w:szCs w:val="20"/>
                <w:rPrChange w:id="429" w:author="Moo, Tracy-Ann" w:date="2026-03-03T10:30:00Z" w16du:dateUtc="2026-03-03T15:30:00Z">
                  <w:rPr>
                    <w:ins w:id="43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43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43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Extent enhancement</w:t>
              </w:r>
            </w:ins>
          </w:p>
        </w:tc>
        <w:tc>
          <w:tcPr>
            <w:tcW w:w="592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433" w:author="Moo, Tracy-Ann" w:date="2026-03-03T10:33:00Z" w16du:dateUtc="2026-03-03T15:33:00Z">
              <w:tcPr>
                <w:tcW w:w="59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668E02E2" w14:textId="77777777" w:rsidR="008918D8" w:rsidRPr="00DF1978" w:rsidRDefault="008918D8" w:rsidP="008918D8">
            <w:pPr>
              <w:rPr>
                <w:ins w:id="434" w:author="Moo, Tracy-Ann" w:date="2026-03-03T10:30:00Z"/>
                <w:rFonts w:ascii="Arial" w:hAnsi="Arial" w:cs="Arial"/>
                <w:sz w:val="20"/>
                <w:szCs w:val="20"/>
                <w:rPrChange w:id="435" w:author="Moo, Tracy-Ann" w:date="2026-03-03T10:30:00Z" w16du:dateUtc="2026-03-03T15:30:00Z">
                  <w:rPr>
                    <w:ins w:id="43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43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43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87</w:t>
              </w:r>
            </w:ins>
          </w:p>
        </w:tc>
        <w:tc>
          <w:tcPr>
            <w:tcW w:w="5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439" w:author="Moo, Tracy-Ann" w:date="2026-03-03T10:33:00Z" w16du:dateUtc="2026-03-03T15:33:00Z">
              <w:tcPr>
                <w:tcW w:w="510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111753C" w14:textId="77777777" w:rsidR="008918D8" w:rsidRPr="00DF1978" w:rsidRDefault="008918D8" w:rsidP="008918D8">
            <w:pPr>
              <w:rPr>
                <w:ins w:id="440" w:author="Moo, Tracy-Ann" w:date="2026-03-03T10:30:00Z"/>
                <w:rFonts w:ascii="Arial" w:hAnsi="Arial" w:cs="Arial"/>
                <w:sz w:val="20"/>
                <w:szCs w:val="20"/>
                <w:rPrChange w:id="441" w:author="Moo, Tracy-Ann" w:date="2026-03-03T10:30:00Z" w16du:dateUtc="2026-03-03T15:30:00Z">
                  <w:rPr>
                    <w:ins w:id="44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44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44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12</w:t>
              </w:r>
            </w:ins>
          </w:p>
        </w:tc>
        <w:tc>
          <w:tcPr>
            <w:tcW w:w="6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445" w:author="Moo, Tracy-Ann" w:date="2026-03-03T10:33:00Z" w16du:dateUtc="2026-03-03T15:33:00Z">
              <w:tcPr>
                <w:tcW w:w="63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5CB7688" w14:textId="77777777" w:rsidR="008918D8" w:rsidRPr="00DF1978" w:rsidRDefault="008918D8" w:rsidP="008918D8">
            <w:pPr>
              <w:rPr>
                <w:ins w:id="446" w:author="Moo, Tracy-Ann" w:date="2026-03-03T10:30:00Z"/>
                <w:rFonts w:ascii="Arial" w:hAnsi="Arial" w:cs="Arial"/>
                <w:sz w:val="20"/>
                <w:szCs w:val="20"/>
                <w:rPrChange w:id="447" w:author="Moo, Tracy-Ann" w:date="2026-03-03T10:30:00Z" w16du:dateUtc="2026-03-03T15:30:00Z">
                  <w:rPr>
                    <w:ins w:id="448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449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450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1.1</w:t>
              </w:r>
            </w:ins>
          </w:p>
        </w:tc>
        <w:tc>
          <w:tcPr>
            <w:tcW w:w="5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451" w:author="Moo, Tracy-Ann" w:date="2026-03-03T10:33:00Z" w16du:dateUtc="2026-03-03T15:33:00Z">
              <w:tcPr>
                <w:tcW w:w="55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298F2370" w14:textId="77777777" w:rsidR="008918D8" w:rsidRPr="00DF1978" w:rsidRDefault="008918D8" w:rsidP="008918D8">
            <w:pPr>
              <w:rPr>
                <w:ins w:id="452" w:author="Moo, Tracy-Ann" w:date="2026-03-03T10:30:00Z"/>
                <w:rFonts w:ascii="Arial" w:hAnsi="Arial" w:cs="Arial"/>
                <w:sz w:val="20"/>
                <w:szCs w:val="20"/>
                <w:rPrChange w:id="453" w:author="Moo, Tracy-Ann" w:date="2026-03-03T10:30:00Z" w16du:dateUtc="2026-03-03T15:30:00Z">
                  <w:rPr>
                    <w:ins w:id="454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455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456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96</w:t>
              </w:r>
            </w:ins>
          </w:p>
        </w:tc>
        <w:tc>
          <w:tcPr>
            <w:tcW w:w="5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457" w:author="Moo, Tracy-Ann" w:date="2026-03-03T10:33:00Z" w16du:dateUtc="2026-03-03T15:33:00Z">
              <w:tcPr>
                <w:tcW w:w="42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34F45F8" w14:textId="77777777" w:rsidR="008918D8" w:rsidRPr="00DF1978" w:rsidRDefault="008918D8" w:rsidP="008918D8">
            <w:pPr>
              <w:rPr>
                <w:ins w:id="458" w:author="Moo, Tracy-Ann" w:date="2026-03-03T10:30:00Z"/>
                <w:rFonts w:ascii="Arial" w:hAnsi="Arial" w:cs="Arial"/>
                <w:sz w:val="20"/>
                <w:szCs w:val="20"/>
                <w:rPrChange w:id="459" w:author="Moo, Tracy-Ann" w:date="2026-03-03T10:30:00Z" w16du:dateUtc="2026-03-03T15:30:00Z">
                  <w:rPr>
                    <w:ins w:id="46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46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46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3.4</w:t>
              </w:r>
            </w:ins>
          </w:p>
        </w:tc>
        <w:tc>
          <w:tcPr>
            <w:tcW w:w="5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463" w:author="Moo, Tracy-Ann" w:date="2026-03-03T10:33:00Z" w16du:dateUtc="2026-03-03T15:33:00Z">
              <w:tcPr>
                <w:tcW w:w="635" w:type="pct"/>
                <w:gridSpan w:val="4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33C2378" w14:textId="77777777" w:rsidR="008918D8" w:rsidRPr="00DF1978" w:rsidRDefault="008918D8" w:rsidP="008918D8">
            <w:pPr>
              <w:rPr>
                <w:ins w:id="464" w:author="Moo, Tracy-Ann" w:date="2026-03-03T10:30:00Z"/>
                <w:rFonts w:ascii="Arial" w:hAnsi="Arial" w:cs="Arial"/>
                <w:sz w:val="20"/>
                <w:szCs w:val="20"/>
                <w:rPrChange w:id="465" w:author="Moo, Tracy-Ann" w:date="2026-03-03T10:30:00Z" w16du:dateUtc="2026-03-03T15:30:00Z">
                  <w:rPr>
                    <w:ins w:id="46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46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46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1.1</w:t>
              </w:r>
            </w:ins>
          </w:p>
        </w:tc>
        <w:tc>
          <w:tcPr>
            <w:tcW w:w="551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469" w:author="Moo, Tracy-Ann" w:date="2026-03-03T10:33:00Z" w16du:dateUtc="2026-03-03T15:33:00Z">
              <w:tcPr>
                <w:tcW w:w="634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5298D7B" w14:textId="77777777" w:rsidR="008918D8" w:rsidRPr="003C1148" w:rsidRDefault="008918D8" w:rsidP="008918D8">
            <w:pPr>
              <w:rPr>
                <w:ins w:id="470" w:author="Moo, Tracy-Ann" w:date="2026-03-03T10:30:00Z"/>
                <w:rFonts w:ascii="Arial" w:hAnsi="Arial" w:cs="Arial"/>
                <w:b/>
                <w:bCs/>
                <w:sz w:val="20"/>
                <w:szCs w:val="20"/>
                <w:rPrChange w:id="471" w:author="Moo, Tracy-Ann" w:date="2026-03-03T10:35:00Z" w16du:dateUtc="2026-03-03T15:35:00Z">
                  <w:rPr>
                    <w:ins w:id="47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473" w:author="Moo, Tracy-Ann" w:date="2026-03-03T10:30:00Z">
              <w:r w:rsidRPr="003C1148">
                <w:rPr>
                  <w:rFonts w:ascii="Arial" w:hAnsi="Arial" w:cs="Arial"/>
                  <w:b/>
                  <w:bCs/>
                  <w:sz w:val="20"/>
                  <w:szCs w:val="20"/>
                  <w:rPrChange w:id="474" w:author="Moo, Tracy-Ann" w:date="2026-03-03T10:35:00Z" w16du:dateUtc="2026-03-03T15:35:00Z">
                    <w:rPr>
                      <w:rFonts w:ascii="Times New Roman" w:hAnsi="Times New Roman" w:cs="Times New Roman"/>
                    </w:rPr>
                  </w:rPrChange>
                </w:rPr>
                <w:t>0.04</w:t>
              </w:r>
            </w:ins>
          </w:p>
        </w:tc>
      </w:tr>
      <w:tr w:rsidR="00DF1978" w:rsidRPr="00DF1978" w14:paraId="3427EFF6" w14:textId="77777777" w:rsidTr="00DF1978">
        <w:trPr>
          <w:trHeight w:val="584"/>
          <w:ins w:id="475" w:author="Moo, Tracy-Ann" w:date="2026-03-03T10:30:00Z"/>
          <w:trPrChange w:id="476" w:author="Moo, Tracy-Ann" w:date="2026-03-03T10:33:00Z" w16du:dateUtc="2026-03-03T15:33:00Z">
            <w:trPr>
              <w:gridBefore w:val="1"/>
              <w:trHeight w:val="584"/>
            </w:trPr>
          </w:trPrChange>
        </w:trPr>
        <w:tc>
          <w:tcPr>
            <w:tcW w:w="101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477" w:author="Moo, Tracy-Ann" w:date="2026-03-03T10:33:00Z" w16du:dateUtc="2026-03-03T15:33:00Z">
              <w:tcPr>
                <w:tcW w:w="101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9CC8D7E" w14:textId="77777777" w:rsidR="008918D8" w:rsidRPr="00DF1978" w:rsidRDefault="008918D8" w:rsidP="008918D8">
            <w:pPr>
              <w:rPr>
                <w:ins w:id="478" w:author="Moo, Tracy-Ann" w:date="2026-03-03T10:30:00Z"/>
                <w:rFonts w:ascii="Arial" w:hAnsi="Arial" w:cs="Arial"/>
                <w:sz w:val="20"/>
                <w:szCs w:val="20"/>
                <w:rPrChange w:id="479" w:author="Moo, Tracy-Ann" w:date="2026-03-03T10:30:00Z" w16du:dateUtc="2026-03-03T15:30:00Z">
                  <w:rPr>
                    <w:ins w:id="48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48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48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Lymph node status</w:t>
              </w:r>
            </w:ins>
          </w:p>
        </w:tc>
        <w:tc>
          <w:tcPr>
            <w:tcW w:w="592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483" w:author="Moo, Tracy-Ann" w:date="2026-03-03T10:33:00Z" w16du:dateUtc="2026-03-03T15:33:00Z">
              <w:tcPr>
                <w:tcW w:w="59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375D149C" w14:textId="77777777" w:rsidR="008918D8" w:rsidRPr="00DF1978" w:rsidRDefault="008918D8" w:rsidP="008918D8">
            <w:pPr>
              <w:rPr>
                <w:ins w:id="484" w:author="Moo, Tracy-Ann" w:date="2026-03-03T10:30:00Z"/>
                <w:rFonts w:ascii="Arial" w:hAnsi="Arial" w:cs="Arial"/>
                <w:sz w:val="20"/>
                <w:szCs w:val="20"/>
                <w:rPrChange w:id="485" w:author="Moo, Tracy-Ann" w:date="2026-03-03T10:30:00Z" w16du:dateUtc="2026-03-03T15:30:00Z">
                  <w:rPr>
                    <w:ins w:id="48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48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48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72</w:t>
              </w:r>
            </w:ins>
          </w:p>
        </w:tc>
        <w:tc>
          <w:tcPr>
            <w:tcW w:w="5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489" w:author="Moo, Tracy-Ann" w:date="2026-03-03T10:33:00Z" w16du:dateUtc="2026-03-03T15:33:00Z">
              <w:tcPr>
                <w:tcW w:w="510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08EC65A3" w14:textId="77777777" w:rsidR="008918D8" w:rsidRPr="00DF1978" w:rsidRDefault="008918D8" w:rsidP="008918D8">
            <w:pPr>
              <w:rPr>
                <w:ins w:id="490" w:author="Moo, Tracy-Ann" w:date="2026-03-03T10:30:00Z"/>
                <w:rFonts w:ascii="Arial" w:hAnsi="Arial" w:cs="Arial"/>
                <w:sz w:val="20"/>
                <w:szCs w:val="20"/>
                <w:rPrChange w:id="491" w:author="Moo, Tracy-Ann" w:date="2026-03-03T10:30:00Z" w16du:dateUtc="2026-03-03T15:30:00Z">
                  <w:rPr>
                    <w:ins w:id="49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49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49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28</w:t>
              </w:r>
            </w:ins>
          </w:p>
        </w:tc>
        <w:tc>
          <w:tcPr>
            <w:tcW w:w="6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495" w:author="Moo, Tracy-Ann" w:date="2026-03-03T10:33:00Z" w16du:dateUtc="2026-03-03T15:33:00Z">
              <w:tcPr>
                <w:tcW w:w="63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003E432" w14:textId="77777777" w:rsidR="008918D8" w:rsidRPr="00DF1978" w:rsidRDefault="008918D8" w:rsidP="008918D8">
            <w:pPr>
              <w:rPr>
                <w:ins w:id="496" w:author="Moo, Tracy-Ann" w:date="2026-03-03T10:30:00Z"/>
                <w:rFonts w:ascii="Arial" w:hAnsi="Arial" w:cs="Arial"/>
                <w:sz w:val="20"/>
                <w:szCs w:val="20"/>
                <w:rPrChange w:id="497" w:author="Moo, Tracy-Ann" w:date="2026-03-03T10:30:00Z" w16du:dateUtc="2026-03-03T15:30:00Z">
                  <w:rPr>
                    <w:ins w:id="498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499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500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</w:t>
              </w:r>
            </w:ins>
          </w:p>
        </w:tc>
        <w:tc>
          <w:tcPr>
            <w:tcW w:w="5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501" w:author="Moo, Tracy-Ann" w:date="2026-03-03T10:33:00Z" w16du:dateUtc="2026-03-03T15:33:00Z">
              <w:tcPr>
                <w:tcW w:w="55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60564507" w14:textId="77777777" w:rsidR="008918D8" w:rsidRPr="00DF1978" w:rsidRDefault="008918D8" w:rsidP="008918D8">
            <w:pPr>
              <w:rPr>
                <w:ins w:id="502" w:author="Moo, Tracy-Ann" w:date="2026-03-03T10:30:00Z"/>
                <w:rFonts w:ascii="Arial" w:hAnsi="Arial" w:cs="Arial"/>
                <w:sz w:val="20"/>
                <w:szCs w:val="20"/>
                <w:rPrChange w:id="503" w:author="Moo, Tracy-Ann" w:date="2026-03-03T10:30:00Z" w16du:dateUtc="2026-03-03T15:30:00Z">
                  <w:rPr>
                    <w:ins w:id="504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505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506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95</w:t>
              </w:r>
            </w:ins>
          </w:p>
        </w:tc>
        <w:tc>
          <w:tcPr>
            <w:tcW w:w="5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507" w:author="Moo, Tracy-Ann" w:date="2026-03-03T10:33:00Z" w16du:dateUtc="2026-03-03T15:33:00Z">
              <w:tcPr>
                <w:tcW w:w="42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68A308EA" w14:textId="77777777" w:rsidR="008918D8" w:rsidRPr="00DF1978" w:rsidRDefault="008918D8" w:rsidP="008918D8">
            <w:pPr>
              <w:rPr>
                <w:ins w:id="508" w:author="Moo, Tracy-Ann" w:date="2026-03-03T10:30:00Z"/>
                <w:rFonts w:ascii="Arial" w:hAnsi="Arial" w:cs="Arial"/>
                <w:sz w:val="20"/>
                <w:szCs w:val="20"/>
                <w:rPrChange w:id="509" w:author="Moo, Tracy-Ann" w:date="2026-03-03T10:30:00Z" w16du:dateUtc="2026-03-03T15:30:00Z">
                  <w:rPr>
                    <w:ins w:id="51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51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51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4.9</w:t>
              </w:r>
            </w:ins>
          </w:p>
        </w:tc>
        <w:tc>
          <w:tcPr>
            <w:tcW w:w="5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513" w:author="Moo, Tracy-Ann" w:date="2026-03-03T10:33:00Z" w16du:dateUtc="2026-03-03T15:33:00Z">
              <w:tcPr>
                <w:tcW w:w="635" w:type="pct"/>
                <w:gridSpan w:val="4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5199DE03" w14:textId="77777777" w:rsidR="008918D8" w:rsidRPr="00DF1978" w:rsidRDefault="008918D8" w:rsidP="008918D8">
            <w:pPr>
              <w:rPr>
                <w:ins w:id="514" w:author="Moo, Tracy-Ann" w:date="2026-03-03T10:30:00Z"/>
                <w:rFonts w:ascii="Arial" w:hAnsi="Arial" w:cs="Arial"/>
                <w:sz w:val="20"/>
                <w:szCs w:val="20"/>
                <w:rPrChange w:id="515" w:author="Moo, Tracy-Ann" w:date="2026-03-03T10:30:00Z" w16du:dateUtc="2026-03-03T15:30:00Z">
                  <w:rPr>
                    <w:ins w:id="51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51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51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</w:t>
              </w:r>
            </w:ins>
          </w:p>
        </w:tc>
        <w:tc>
          <w:tcPr>
            <w:tcW w:w="551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519" w:author="Moo, Tracy-Ann" w:date="2026-03-03T10:33:00Z" w16du:dateUtc="2026-03-03T15:33:00Z">
              <w:tcPr>
                <w:tcW w:w="634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16E6ED3D" w14:textId="77777777" w:rsidR="008918D8" w:rsidRPr="003C1148" w:rsidRDefault="008918D8" w:rsidP="008918D8">
            <w:pPr>
              <w:rPr>
                <w:ins w:id="520" w:author="Moo, Tracy-Ann" w:date="2026-03-03T10:30:00Z"/>
                <w:rFonts w:ascii="Arial" w:hAnsi="Arial" w:cs="Arial"/>
                <w:b/>
                <w:bCs/>
                <w:sz w:val="20"/>
                <w:szCs w:val="20"/>
                <w:rPrChange w:id="521" w:author="Moo, Tracy-Ann" w:date="2026-03-03T10:35:00Z" w16du:dateUtc="2026-03-03T15:35:00Z">
                  <w:rPr>
                    <w:ins w:id="52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523" w:author="Moo, Tracy-Ann" w:date="2026-03-03T10:30:00Z">
              <w:r w:rsidRPr="003C1148">
                <w:rPr>
                  <w:rFonts w:ascii="Arial" w:hAnsi="Arial" w:cs="Arial"/>
                  <w:b/>
                  <w:bCs/>
                  <w:sz w:val="20"/>
                  <w:szCs w:val="20"/>
                  <w:rPrChange w:id="524" w:author="Moo, Tracy-Ann" w:date="2026-03-03T10:35:00Z" w16du:dateUtc="2026-03-03T15:35:00Z">
                    <w:rPr>
                      <w:rFonts w:ascii="Times New Roman" w:hAnsi="Times New Roman" w:cs="Times New Roman"/>
                    </w:rPr>
                  </w:rPrChange>
                </w:rPr>
                <w:t>&lt;0.001</w:t>
              </w:r>
            </w:ins>
          </w:p>
        </w:tc>
      </w:tr>
      <w:tr w:rsidR="00DF1978" w:rsidRPr="00DF1978" w14:paraId="43481ABA" w14:textId="77777777" w:rsidTr="00DF1978">
        <w:trPr>
          <w:trHeight w:val="584"/>
          <w:ins w:id="525" w:author="Moo, Tracy-Ann" w:date="2026-03-03T10:30:00Z"/>
          <w:trPrChange w:id="526" w:author="Moo, Tracy-Ann" w:date="2026-03-03T10:33:00Z" w16du:dateUtc="2026-03-03T15:33:00Z">
            <w:trPr>
              <w:gridBefore w:val="1"/>
              <w:trHeight w:val="584"/>
            </w:trPr>
          </w:trPrChange>
        </w:trPr>
        <w:tc>
          <w:tcPr>
            <w:tcW w:w="101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527" w:author="Moo, Tracy-Ann" w:date="2026-03-03T10:33:00Z" w16du:dateUtc="2026-03-03T15:33:00Z">
              <w:tcPr>
                <w:tcW w:w="101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B2D900C" w14:textId="77777777" w:rsidR="008918D8" w:rsidRPr="00DF1978" w:rsidRDefault="008918D8" w:rsidP="008918D8">
            <w:pPr>
              <w:rPr>
                <w:ins w:id="528" w:author="Moo, Tracy-Ann" w:date="2026-03-03T10:30:00Z"/>
                <w:rFonts w:ascii="Arial" w:hAnsi="Arial" w:cs="Arial"/>
                <w:sz w:val="20"/>
                <w:szCs w:val="20"/>
                <w:rPrChange w:id="529" w:author="Moo, Tracy-Ann" w:date="2026-03-03T10:30:00Z" w16du:dateUtc="2026-03-03T15:30:00Z">
                  <w:rPr>
                    <w:ins w:id="53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53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53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Biopsy method</w:t>
              </w:r>
            </w:ins>
          </w:p>
        </w:tc>
        <w:tc>
          <w:tcPr>
            <w:tcW w:w="592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533" w:author="Moo, Tracy-Ann" w:date="2026-03-03T10:33:00Z" w16du:dateUtc="2026-03-03T15:33:00Z">
              <w:tcPr>
                <w:tcW w:w="59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1DFC1AD7" w14:textId="77777777" w:rsidR="008918D8" w:rsidRPr="00DF1978" w:rsidRDefault="008918D8" w:rsidP="008918D8">
            <w:pPr>
              <w:rPr>
                <w:ins w:id="534" w:author="Moo, Tracy-Ann" w:date="2026-03-03T10:30:00Z"/>
                <w:rFonts w:ascii="Arial" w:hAnsi="Arial" w:cs="Arial"/>
                <w:sz w:val="20"/>
                <w:szCs w:val="20"/>
                <w:rPrChange w:id="535" w:author="Moo, Tracy-Ann" w:date="2026-03-03T10:30:00Z" w16du:dateUtc="2026-03-03T15:30:00Z">
                  <w:rPr>
                    <w:ins w:id="53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53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53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93</w:t>
              </w:r>
            </w:ins>
          </w:p>
        </w:tc>
        <w:tc>
          <w:tcPr>
            <w:tcW w:w="5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539" w:author="Moo, Tracy-Ann" w:date="2026-03-03T10:33:00Z" w16du:dateUtc="2026-03-03T15:33:00Z">
              <w:tcPr>
                <w:tcW w:w="510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6B9E74F5" w14:textId="77777777" w:rsidR="008918D8" w:rsidRPr="00DF1978" w:rsidRDefault="008918D8" w:rsidP="008918D8">
            <w:pPr>
              <w:rPr>
                <w:ins w:id="540" w:author="Moo, Tracy-Ann" w:date="2026-03-03T10:30:00Z"/>
                <w:rFonts w:ascii="Arial" w:hAnsi="Arial" w:cs="Arial"/>
                <w:sz w:val="20"/>
                <w:szCs w:val="20"/>
                <w:rPrChange w:id="541" w:author="Moo, Tracy-Ann" w:date="2026-03-03T10:30:00Z" w16du:dateUtc="2026-03-03T15:30:00Z">
                  <w:rPr>
                    <w:ins w:id="54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54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54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6.5</w:t>
              </w:r>
            </w:ins>
          </w:p>
        </w:tc>
        <w:tc>
          <w:tcPr>
            <w:tcW w:w="6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545" w:author="Moo, Tracy-Ann" w:date="2026-03-03T10:33:00Z" w16du:dateUtc="2026-03-03T15:33:00Z">
              <w:tcPr>
                <w:tcW w:w="63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38F9C674" w14:textId="77777777" w:rsidR="008918D8" w:rsidRPr="00DF1978" w:rsidRDefault="008918D8" w:rsidP="008918D8">
            <w:pPr>
              <w:rPr>
                <w:ins w:id="546" w:author="Moo, Tracy-Ann" w:date="2026-03-03T10:30:00Z"/>
                <w:rFonts w:ascii="Arial" w:hAnsi="Arial" w:cs="Arial"/>
                <w:sz w:val="20"/>
                <w:szCs w:val="20"/>
                <w:rPrChange w:id="547" w:author="Moo, Tracy-Ann" w:date="2026-03-03T10:30:00Z" w16du:dateUtc="2026-03-03T15:30:00Z">
                  <w:rPr>
                    <w:ins w:id="548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549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550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0.5</w:t>
              </w:r>
            </w:ins>
          </w:p>
        </w:tc>
        <w:tc>
          <w:tcPr>
            <w:tcW w:w="5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551" w:author="Moo, Tracy-Ann" w:date="2026-03-03T10:33:00Z" w16du:dateUtc="2026-03-03T15:33:00Z">
              <w:tcPr>
                <w:tcW w:w="55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613F15E6" w14:textId="77777777" w:rsidR="008918D8" w:rsidRPr="00DF1978" w:rsidRDefault="008918D8" w:rsidP="008918D8">
            <w:pPr>
              <w:rPr>
                <w:ins w:id="552" w:author="Moo, Tracy-Ann" w:date="2026-03-03T10:30:00Z"/>
                <w:rFonts w:ascii="Arial" w:hAnsi="Arial" w:cs="Arial"/>
                <w:sz w:val="20"/>
                <w:szCs w:val="20"/>
                <w:rPrChange w:id="553" w:author="Moo, Tracy-Ann" w:date="2026-03-03T10:30:00Z" w16du:dateUtc="2026-03-03T15:30:00Z">
                  <w:rPr>
                    <w:ins w:id="554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555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556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99</w:t>
              </w:r>
            </w:ins>
          </w:p>
        </w:tc>
        <w:tc>
          <w:tcPr>
            <w:tcW w:w="5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557" w:author="Moo, Tracy-Ann" w:date="2026-03-03T10:33:00Z" w16du:dateUtc="2026-03-03T15:33:00Z">
              <w:tcPr>
                <w:tcW w:w="42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C37F684" w14:textId="77777777" w:rsidR="008918D8" w:rsidRPr="00DF1978" w:rsidRDefault="008918D8" w:rsidP="008918D8">
            <w:pPr>
              <w:rPr>
                <w:ins w:id="558" w:author="Moo, Tracy-Ann" w:date="2026-03-03T10:30:00Z"/>
                <w:rFonts w:ascii="Arial" w:hAnsi="Arial" w:cs="Arial"/>
                <w:sz w:val="20"/>
                <w:szCs w:val="20"/>
                <w:rPrChange w:id="559" w:author="Moo, Tracy-Ann" w:date="2026-03-03T10:30:00Z" w16du:dateUtc="2026-03-03T15:30:00Z">
                  <w:rPr>
                    <w:ins w:id="56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56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56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</w:t>
              </w:r>
            </w:ins>
          </w:p>
        </w:tc>
        <w:tc>
          <w:tcPr>
            <w:tcW w:w="5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563" w:author="Moo, Tracy-Ann" w:date="2026-03-03T10:33:00Z" w16du:dateUtc="2026-03-03T15:33:00Z">
              <w:tcPr>
                <w:tcW w:w="635" w:type="pct"/>
                <w:gridSpan w:val="4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19F8F741" w14:textId="77777777" w:rsidR="008918D8" w:rsidRPr="00DF1978" w:rsidRDefault="008918D8" w:rsidP="008918D8">
            <w:pPr>
              <w:rPr>
                <w:ins w:id="564" w:author="Moo, Tracy-Ann" w:date="2026-03-03T10:30:00Z"/>
                <w:rFonts w:ascii="Arial" w:hAnsi="Arial" w:cs="Arial"/>
                <w:sz w:val="20"/>
                <w:szCs w:val="20"/>
                <w:rPrChange w:id="565" w:author="Moo, Tracy-Ann" w:date="2026-03-03T10:30:00Z" w16du:dateUtc="2026-03-03T15:30:00Z">
                  <w:rPr>
                    <w:ins w:id="56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56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56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0.5</w:t>
              </w:r>
            </w:ins>
          </w:p>
        </w:tc>
        <w:tc>
          <w:tcPr>
            <w:tcW w:w="551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569" w:author="Moo, Tracy-Ann" w:date="2026-03-03T10:33:00Z" w16du:dateUtc="2026-03-03T15:33:00Z">
              <w:tcPr>
                <w:tcW w:w="634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F322F28" w14:textId="77777777" w:rsidR="008918D8" w:rsidRPr="003C1148" w:rsidRDefault="008918D8" w:rsidP="008918D8">
            <w:pPr>
              <w:rPr>
                <w:ins w:id="570" w:author="Moo, Tracy-Ann" w:date="2026-03-03T10:30:00Z"/>
                <w:rFonts w:ascii="Arial" w:hAnsi="Arial" w:cs="Arial"/>
                <w:b/>
                <w:bCs/>
                <w:sz w:val="20"/>
                <w:szCs w:val="20"/>
                <w:rPrChange w:id="571" w:author="Moo, Tracy-Ann" w:date="2026-03-03T10:35:00Z" w16du:dateUtc="2026-03-03T15:35:00Z">
                  <w:rPr>
                    <w:ins w:id="57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573" w:author="Moo, Tracy-Ann" w:date="2026-03-03T10:30:00Z">
              <w:r w:rsidRPr="003C1148">
                <w:rPr>
                  <w:rFonts w:ascii="Arial" w:hAnsi="Arial" w:cs="Arial"/>
                  <w:b/>
                  <w:bCs/>
                  <w:sz w:val="20"/>
                  <w:szCs w:val="20"/>
                  <w:rPrChange w:id="574" w:author="Moo, Tracy-Ann" w:date="2026-03-03T10:35:00Z" w16du:dateUtc="2026-03-03T15:35:00Z">
                    <w:rPr>
                      <w:rFonts w:ascii="Times New Roman" w:hAnsi="Times New Roman" w:cs="Times New Roman"/>
                    </w:rPr>
                  </w:rPrChange>
                </w:rPr>
                <w:t>0.009</w:t>
              </w:r>
            </w:ins>
          </w:p>
        </w:tc>
      </w:tr>
      <w:tr w:rsidR="00DF1978" w:rsidRPr="00DF1978" w14:paraId="6EB59F39" w14:textId="77777777" w:rsidTr="00DF1978">
        <w:trPr>
          <w:trHeight w:val="584"/>
          <w:ins w:id="575" w:author="Moo, Tracy-Ann" w:date="2026-03-03T10:30:00Z"/>
          <w:trPrChange w:id="576" w:author="Moo, Tracy-Ann" w:date="2026-03-03T10:33:00Z" w16du:dateUtc="2026-03-03T15:33:00Z">
            <w:trPr>
              <w:gridBefore w:val="1"/>
              <w:trHeight w:val="584"/>
            </w:trPr>
          </w:trPrChange>
        </w:trPr>
        <w:tc>
          <w:tcPr>
            <w:tcW w:w="101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577" w:author="Moo, Tracy-Ann" w:date="2026-03-03T10:33:00Z" w16du:dateUtc="2026-03-03T15:33:00Z">
              <w:tcPr>
                <w:tcW w:w="101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0361B86" w14:textId="77777777" w:rsidR="008918D8" w:rsidRPr="00DF1978" w:rsidRDefault="008918D8" w:rsidP="008918D8">
            <w:pPr>
              <w:rPr>
                <w:ins w:id="578" w:author="Moo, Tracy-Ann" w:date="2026-03-03T10:30:00Z"/>
                <w:rFonts w:ascii="Arial" w:hAnsi="Arial" w:cs="Arial"/>
                <w:sz w:val="20"/>
                <w:szCs w:val="20"/>
                <w:rPrChange w:id="579" w:author="Moo, Tracy-Ann" w:date="2026-03-03T10:30:00Z" w16du:dateUtc="2026-03-03T15:30:00Z">
                  <w:rPr>
                    <w:ins w:id="58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58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58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Clip placement</w:t>
              </w:r>
            </w:ins>
          </w:p>
        </w:tc>
        <w:tc>
          <w:tcPr>
            <w:tcW w:w="592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583" w:author="Moo, Tracy-Ann" w:date="2026-03-03T10:33:00Z" w16du:dateUtc="2026-03-03T15:33:00Z">
              <w:tcPr>
                <w:tcW w:w="59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6CAC83B" w14:textId="77777777" w:rsidR="008918D8" w:rsidRPr="00DF1978" w:rsidRDefault="008918D8" w:rsidP="008918D8">
            <w:pPr>
              <w:rPr>
                <w:ins w:id="584" w:author="Moo, Tracy-Ann" w:date="2026-03-03T10:30:00Z"/>
                <w:rFonts w:ascii="Arial" w:hAnsi="Arial" w:cs="Arial"/>
                <w:sz w:val="20"/>
                <w:szCs w:val="20"/>
                <w:rPrChange w:id="585" w:author="Moo, Tracy-Ann" w:date="2026-03-03T10:30:00Z" w16du:dateUtc="2026-03-03T15:30:00Z">
                  <w:rPr>
                    <w:ins w:id="58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58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58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86</w:t>
              </w:r>
            </w:ins>
          </w:p>
        </w:tc>
        <w:tc>
          <w:tcPr>
            <w:tcW w:w="5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589" w:author="Moo, Tracy-Ann" w:date="2026-03-03T10:33:00Z" w16du:dateUtc="2026-03-03T15:33:00Z">
              <w:tcPr>
                <w:tcW w:w="510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5C70767E" w14:textId="77777777" w:rsidR="008918D8" w:rsidRPr="00DF1978" w:rsidRDefault="008918D8" w:rsidP="008918D8">
            <w:pPr>
              <w:rPr>
                <w:ins w:id="590" w:author="Moo, Tracy-Ann" w:date="2026-03-03T10:30:00Z"/>
                <w:rFonts w:ascii="Arial" w:hAnsi="Arial" w:cs="Arial"/>
                <w:sz w:val="20"/>
                <w:szCs w:val="20"/>
                <w:rPrChange w:id="591" w:author="Moo, Tracy-Ann" w:date="2026-03-03T10:30:00Z" w16du:dateUtc="2026-03-03T15:30:00Z">
                  <w:rPr>
                    <w:ins w:id="59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59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59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14</w:t>
              </w:r>
            </w:ins>
          </w:p>
        </w:tc>
        <w:tc>
          <w:tcPr>
            <w:tcW w:w="6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595" w:author="Moo, Tracy-Ann" w:date="2026-03-03T10:33:00Z" w16du:dateUtc="2026-03-03T15:33:00Z">
              <w:tcPr>
                <w:tcW w:w="63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617EB1BD" w14:textId="77777777" w:rsidR="008918D8" w:rsidRPr="00DF1978" w:rsidRDefault="008918D8" w:rsidP="008918D8">
            <w:pPr>
              <w:rPr>
                <w:ins w:id="596" w:author="Moo, Tracy-Ann" w:date="2026-03-03T10:30:00Z"/>
                <w:rFonts w:ascii="Arial" w:hAnsi="Arial" w:cs="Arial"/>
                <w:sz w:val="20"/>
                <w:szCs w:val="20"/>
                <w:rPrChange w:id="597" w:author="Moo, Tracy-Ann" w:date="2026-03-03T10:30:00Z" w16du:dateUtc="2026-03-03T15:30:00Z">
                  <w:rPr>
                    <w:ins w:id="598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599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600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</w:t>
              </w:r>
            </w:ins>
          </w:p>
        </w:tc>
        <w:tc>
          <w:tcPr>
            <w:tcW w:w="5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601" w:author="Moo, Tracy-Ann" w:date="2026-03-03T10:33:00Z" w16du:dateUtc="2026-03-03T15:33:00Z">
              <w:tcPr>
                <w:tcW w:w="55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54758410" w14:textId="77777777" w:rsidR="008918D8" w:rsidRPr="00DF1978" w:rsidRDefault="008918D8" w:rsidP="008918D8">
            <w:pPr>
              <w:rPr>
                <w:ins w:id="602" w:author="Moo, Tracy-Ann" w:date="2026-03-03T10:30:00Z"/>
                <w:rFonts w:ascii="Arial" w:hAnsi="Arial" w:cs="Arial"/>
                <w:sz w:val="20"/>
                <w:szCs w:val="20"/>
                <w:rPrChange w:id="603" w:author="Moo, Tracy-Ann" w:date="2026-03-03T10:30:00Z" w16du:dateUtc="2026-03-03T15:30:00Z">
                  <w:rPr>
                    <w:ins w:id="604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605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606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97</w:t>
              </w:r>
            </w:ins>
          </w:p>
        </w:tc>
        <w:tc>
          <w:tcPr>
            <w:tcW w:w="5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607" w:author="Moo, Tracy-Ann" w:date="2026-03-03T10:33:00Z" w16du:dateUtc="2026-03-03T15:33:00Z">
              <w:tcPr>
                <w:tcW w:w="42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3B5842F0" w14:textId="77777777" w:rsidR="008918D8" w:rsidRPr="00DF1978" w:rsidRDefault="008918D8" w:rsidP="008918D8">
            <w:pPr>
              <w:rPr>
                <w:ins w:id="608" w:author="Moo, Tracy-Ann" w:date="2026-03-03T10:30:00Z"/>
                <w:rFonts w:ascii="Arial" w:hAnsi="Arial" w:cs="Arial"/>
                <w:sz w:val="20"/>
                <w:szCs w:val="20"/>
                <w:rPrChange w:id="609" w:author="Moo, Tracy-Ann" w:date="2026-03-03T10:30:00Z" w16du:dateUtc="2026-03-03T15:30:00Z">
                  <w:rPr>
                    <w:ins w:id="61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61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61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2.8</w:t>
              </w:r>
            </w:ins>
          </w:p>
        </w:tc>
        <w:tc>
          <w:tcPr>
            <w:tcW w:w="5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613" w:author="Moo, Tracy-Ann" w:date="2026-03-03T10:33:00Z" w16du:dateUtc="2026-03-03T15:33:00Z">
              <w:tcPr>
                <w:tcW w:w="635" w:type="pct"/>
                <w:gridSpan w:val="4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40CC4F5" w14:textId="77777777" w:rsidR="008918D8" w:rsidRPr="00DF1978" w:rsidRDefault="008918D8" w:rsidP="008918D8">
            <w:pPr>
              <w:rPr>
                <w:ins w:id="614" w:author="Moo, Tracy-Ann" w:date="2026-03-03T10:30:00Z"/>
                <w:rFonts w:ascii="Arial" w:hAnsi="Arial" w:cs="Arial"/>
                <w:sz w:val="20"/>
                <w:szCs w:val="20"/>
                <w:rPrChange w:id="615" w:author="Moo, Tracy-Ann" w:date="2026-03-03T10:30:00Z" w16du:dateUtc="2026-03-03T15:30:00Z">
                  <w:rPr>
                    <w:ins w:id="61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61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61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0.6</w:t>
              </w:r>
            </w:ins>
          </w:p>
        </w:tc>
        <w:tc>
          <w:tcPr>
            <w:tcW w:w="551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619" w:author="Moo, Tracy-Ann" w:date="2026-03-03T10:33:00Z" w16du:dateUtc="2026-03-03T15:33:00Z">
              <w:tcPr>
                <w:tcW w:w="634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38ECC7B1" w14:textId="77777777" w:rsidR="008918D8" w:rsidRPr="003C1148" w:rsidRDefault="008918D8" w:rsidP="008918D8">
            <w:pPr>
              <w:rPr>
                <w:ins w:id="620" w:author="Moo, Tracy-Ann" w:date="2026-03-03T10:30:00Z"/>
                <w:rFonts w:ascii="Arial" w:hAnsi="Arial" w:cs="Arial"/>
                <w:b/>
                <w:bCs/>
                <w:sz w:val="20"/>
                <w:szCs w:val="20"/>
                <w:rPrChange w:id="621" w:author="Moo, Tracy-Ann" w:date="2026-03-03T10:35:00Z" w16du:dateUtc="2026-03-03T15:35:00Z">
                  <w:rPr>
                    <w:ins w:id="62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623" w:author="Moo, Tracy-Ann" w:date="2026-03-03T10:30:00Z">
              <w:r w:rsidRPr="003C1148">
                <w:rPr>
                  <w:rFonts w:ascii="Arial" w:hAnsi="Arial" w:cs="Arial"/>
                  <w:b/>
                  <w:bCs/>
                  <w:sz w:val="20"/>
                  <w:szCs w:val="20"/>
                  <w:rPrChange w:id="624" w:author="Moo, Tracy-Ann" w:date="2026-03-03T10:35:00Z" w16du:dateUtc="2026-03-03T15:35:00Z">
                    <w:rPr>
                      <w:rFonts w:ascii="Times New Roman" w:hAnsi="Times New Roman" w:cs="Times New Roman"/>
                    </w:rPr>
                  </w:rPrChange>
                </w:rPr>
                <w:t>&lt;0.001</w:t>
              </w:r>
            </w:ins>
          </w:p>
        </w:tc>
      </w:tr>
      <w:tr w:rsidR="00DF1978" w:rsidRPr="00DF1978" w14:paraId="5987F2A9" w14:textId="77777777" w:rsidTr="00DF1978">
        <w:trPr>
          <w:trHeight w:val="584"/>
          <w:ins w:id="625" w:author="Moo, Tracy-Ann" w:date="2026-03-03T10:30:00Z"/>
          <w:trPrChange w:id="626" w:author="Moo, Tracy-Ann" w:date="2026-03-03T10:33:00Z" w16du:dateUtc="2026-03-03T15:33:00Z">
            <w:trPr>
              <w:gridBefore w:val="1"/>
              <w:trHeight w:val="584"/>
            </w:trPr>
          </w:trPrChange>
        </w:trPr>
        <w:tc>
          <w:tcPr>
            <w:tcW w:w="101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627" w:author="Moo, Tracy-Ann" w:date="2026-03-03T10:33:00Z" w16du:dateUtc="2026-03-03T15:33:00Z">
              <w:tcPr>
                <w:tcW w:w="101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8AA4A50" w14:textId="77777777" w:rsidR="008918D8" w:rsidRPr="00DF1978" w:rsidRDefault="008918D8" w:rsidP="008918D8">
            <w:pPr>
              <w:rPr>
                <w:ins w:id="628" w:author="Moo, Tracy-Ann" w:date="2026-03-03T10:30:00Z"/>
                <w:rFonts w:ascii="Arial" w:hAnsi="Arial" w:cs="Arial"/>
                <w:sz w:val="20"/>
                <w:szCs w:val="20"/>
                <w:rPrChange w:id="629" w:author="Moo, Tracy-Ann" w:date="2026-03-03T10:30:00Z" w16du:dateUtc="2026-03-03T15:30:00Z">
                  <w:rPr>
                    <w:ins w:id="63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63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63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Histology</w:t>
              </w:r>
            </w:ins>
          </w:p>
        </w:tc>
        <w:tc>
          <w:tcPr>
            <w:tcW w:w="592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633" w:author="Moo, Tracy-Ann" w:date="2026-03-03T10:33:00Z" w16du:dateUtc="2026-03-03T15:33:00Z">
              <w:tcPr>
                <w:tcW w:w="59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7F1BB99" w14:textId="77777777" w:rsidR="008918D8" w:rsidRPr="00DF1978" w:rsidRDefault="008918D8" w:rsidP="008918D8">
            <w:pPr>
              <w:rPr>
                <w:ins w:id="634" w:author="Moo, Tracy-Ann" w:date="2026-03-03T10:30:00Z"/>
                <w:rFonts w:ascii="Arial" w:hAnsi="Arial" w:cs="Arial"/>
                <w:sz w:val="20"/>
                <w:szCs w:val="20"/>
                <w:rPrChange w:id="635" w:author="Moo, Tracy-Ann" w:date="2026-03-03T10:30:00Z" w16du:dateUtc="2026-03-03T15:30:00Z">
                  <w:rPr>
                    <w:ins w:id="63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63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63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98</w:t>
              </w:r>
            </w:ins>
          </w:p>
        </w:tc>
        <w:tc>
          <w:tcPr>
            <w:tcW w:w="5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639" w:author="Moo, Tracy-Ann" w:date="2026-03-03T10:33:00Z" w16du:dateUtc="2026-03-03T15:33:00Z">
              <w:tcPr>
                <w:tcW w:w="510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1FB6C2F0" w14:textId="77777777" w:rsidR="008918D8" w:rsidRPr="00DF1978" w:rsidRDefault="008918D8" w:rsidP="008918D8">
            <w:pPr>
              <w:rPr>
                <w:ins w:id="640" w:author="Moo, Tracy-Ann" w:date="2026-03-03T10:30:00Z"/>
                <w:rFonts w:ascii="Arial" w:hAnsi="Arial" w:cs="Arial"/>
                <w:sz w:val="20"/>
                <w:szCs w:val="20"/>
                <w:rPrChange w:id="641" w:author="Moo, Tracy-Ann" w:date="2026-03-03T10:30:00Z" w16du:dateUtc="2026-03-03T15:30:00Z">
                  <w:rPr>
                    <w:ins w:id="64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64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64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2</w:t>
              </w:r>
            </w:ins>
          </w:p>
        </w:tc>
        <w:tc>
          <w:tcPr>
            <w:tcW w:w="6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645" w:author="Moo, Tracy-Ann" w:date="2026-03-03T10:33:00Z" w16du:dateUtc="2026-03-03T15:33:00Z">
              <w:tcPr>
                <w:tcW w:w="63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161294F" w14:textId="77777777" w:rsidR="008918D8" w:rsidRPr="00DF1978" w:rsidRDefault="008918D8" w:rsidP="008918D8">
            <w:pPr>
              <w:rPr>
                <w:ins w:id="646" w:author="Moo, Tracy-Ann" w:date="2026-03-03T10:30:00Z"/>
                <w:rFonts w:ascii="Arial" w:hAnsi="Arial" w:cs="Arial"/>
                <w:sz w:val="20"/>
                <w:szCs w:val="20"/>
                <w:rPrChange w:id="647" w:author="Moo, Tracy-Ann" w:date="2026-03-03T10:30:00Z" w16du:dateUtc="2026-03-03T15:30:00Z">
                  <w:rPr>
                    <w:ins w:id="648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649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650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</w:t>
              </w:r>
            </w:ins>
          </w:p>
        </w:tc>
        <w:tc>
          <w:tcPr>
            <w:tcW w:w="5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651" w:author="Moo, Tracy-Ann" w:date="2026-03-03T10:33:00Z" w16du:dateUtc="2026-03-03T15:33:00Z">
              <w:tcPr>
                <w:tcW w:w="55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77A9769" w14:textId="77777777" w:rsidR="008918D8" w:rsidRPr="00DF1978" w:rsidRDefault="008918D8" w:rsidP="008918D8">
            <w:pPr>
              <w:rPr>
                <w:ins w:id="652" w:author="Moo, Tracy-Ann" w:date="2026-03-03T10:30:00Z"/>
                <w:rFonts w:ascii="Arial" w:hAnsi="Arial" w:cs="Arial"/>
                <w:sz w:val="20"/>
                <w:szCs w:val="20"/>
                <w:rPrChange w:id="653" w:author="Moo, Tracy-Ann" w:date="2026-03-03T10:30:00Z" w16du:dateUtc="2026-03-03T15:30:00Z">
                  <w:rPr>
                    <w:ins w:id="654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655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656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98</w:t>
              </w:r>
            </w:ins>
          </w:p>
        </w:tc>
        <w:tc>
          <w:tcPr>
            <w:tcW w:w="5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657" w:author="Moo, Tracy-Ann" w:date="2026-03-03T10:33:00Z" w16du:dateUtc="2026-03-03T15:33:00Z">
              <w:tcPr>
                <w:tcW w:w="42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50F7D92" w14:textId="77777777" w:rsidR="008918D8" w:rsidRPr="00DF1978" w:rsidRDefault="008918D8" w:rsidP="008918D8">
            <w:pPr>
              <w:rPr>
                <w:ins w:id="658" w:author="Moo, Tracy-Ann" w:date="2026-03-03T10:30:00Z"/>
                <w:rFonts w:ascii="Arial" w:hAnsi="Arial" w:cs="Arial"/>
                <w:sz w:val="20"/>
                <w:szCs w:val="20"/>
                <w:rPrChange w:id="659" w:author="Moo, Tracy-Ann" w:date="2026-03-03T10:30:00Z" w16du:dateUtc="2026-03-03T15:30:00Z">
                  <w:rPr>
                    <w:ins w:id="66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66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66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2</w:t>
              </w:r>
            </w:ins>
          </w:p>
        </w:tc>
        <w:tc>
          <w:tcPr>
            <w:tcW w:w="5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663" w:author="Moo, Tracy-Ann" w:date="2026-03-03T10:33:00Z" w16du:dateUtc="2026-03-03T15:33:00Z">
              <w:tcPr>
                <w:tcW w:w="635" w:type="pct"/>
                <w:gridSpan w:val="4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E512F7D" w14:textId="77777777" w:rsidR="008918D8" w:rsidRPr="00DF1978" w:rsidRDefault="008918D8" w:rsidP="008918D8">
            <w:pPr>
              <w:rPr>
                <w:ins w:id="664" w:author="Moo, Tracy-Ann" w:date="2026-03-03T10:30:00Z"/>
                <w:rFonts w:ascii="Arial" w:hAnsi="Arial" w:cs="Arial"/>
                <w:sz w:val="20"/>
                <w:szCs w:val="20"/>
                <w:rPrChange w:id="665" w:author="Moo, Tracy-Ann" w:date="2026-03-03T10:30:00Z" w16du:dateUtc="2026-03-03T15:30:00Z">
                  <w:rPr>
                    <w:ins w:id="66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66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66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0.5</w:t>
              </w:r>
            </w:ins>
          </w:p>
        </w:tc>
        <w:tc>
          <w:tcPr>
            <w:tcW w:w="551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669" w:author="Moo, Tracy-Ann" w:date="2026-03-03T10:33:00Z" w16du:dateUtc="2026-03-03T15:33:00Z">
              <w:tcPr>
                <w:tcW w:w="634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0B97CC5E" w14:textId="77777777" w:rsidR="008918D8" w:rsidRPr="00DF1978" w:rsidRDefault="008918D8" w:rsidP="008918D8">
            <w:pPr>
              <w:rPr>
                <w:ins w:id="670" w:author="Moo, Tracy-Ann" w:date="2026-03-03T10:30:00Z"/>
                <w:rFonts w:ascii="Arial" w:hAnsi="Arial" w:cs="Arial"/>
                <w:sz w:val="20"/>
                <w:szCs w:val="20"/>
                <w:rPrChange w:id="671" w:author="Moo, Tracy-Ann" w:date="2026-03-03T10:30:00Z" w16du:dateUtc="2026-03-03T15:30:00Z">
                  <w:rPr>
                    <w:ins w:id="67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67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67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0.7</w:t>
              </w:r>
            </w:ins>
          </w:p>
        </w:tc>
      </w:tr>
      <w:tr w:rsidR="00DF1978" w:rsidRPr="00DF1978" w14:paraId="195BD86A" w14:textId="77777777" w:rsidTr="00DF1978">
        <w:trPr>
          <w:trHeight w:val="584"/>
          <w:ins w:id="675" w:author="Moo, Tracy-Ann" w:date="2026-03-03T10:30:00Z"/>
          <w:trPrChange w:id="676" w:author="Moo, Tracy-Ann" w:date="2026-03-03T10:33:00Z" w16du:dateUtc="2026-03-03T15:33:00Z">
            <w:trPr>
              <w:gridBefore w:val="1"/>
              <w:trHeight w:val="584"/>
            </w:trPr>
          </w:trPrChange>
        </w:trPr>
        <w:tc>
          <w:tcPr>
            <w:tcW w:w="101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677" w:author="Moo, Tracy-Ann" w:date="2026-03-03T10:33:00Z" w16du:dateUtc="2026-03-03T15:33:00Z">
              <w:tcPr>
                <w:tcW w:w="101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F75264B" w14:textId="77777777" w:rsidR="008918D8" w:rsidRPr="00DF1978" w:rsidRDefault="008918D8" w:rsidP="008918D8">
            <w:pPr>
              <w:rPr>
                <w:ins w:id="678" w:author="Moo, Tracy-Ann" w:date="2026-03-03T10:30:00Z"/>
                <w:rFonts w:ascii="Arial" w:hAnsi="Arial" w:cs="Arial"/>
                <w:sz w:val="20"/>
                <w:szCs w:val="20"/>
                <w:rPrChange w:id="679" w:author="Moo, Tracy-Ann" w:date="2026-03-03T10:30:00Z" w16du:dateUtc="2026-03-03T15:30:00Z">
                  <w:rPr>
                    <w:ins w:id="68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68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68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Invasive component</w:t>
              </w:r>
            </w:ins>
          </w:p>
        </w:tc>
        <w:tc>
          <w:tcPr>
            <w:tcW w:w="592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683" w:author="Moo, Tracy-Ann" w:date="2026-03-03T10:33:00Z" w16du:dateUtc="2026-03-03T15:33:00Z">
              <w:tcPr>
                <w:tcW w:w="59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5C4AF079" w14:textId="77777777" w:rsidR="008918D8" w:rsidRPr="00DF1978" w:rsidRDefault="008918D8" w:rsidP="008918D8">
            <w:pPr>
              <w:rPr>
                <w:ins w:id="684" w:author="Moo, Tracy-Ann" w:date="2026-03-03T10:30:00Z"/>
                <w:rFonts w:ascii="Arial" w:hAnsi="Arial" w:cs="Arial"/>
                <w:sz w:val="20"/>
                <w:szCs w:val="20"/>
                <w:rPrChange w:id="685" w:author="Moo, Tracy-Ann" w:date="2026-03-03T10:30:00Z" w16du:dateUtc="2026-03-03T15:30:00Z">
                  <w:rPr>
                    <w:ins w:id="68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68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68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30</w:t>
              </w:r>
            </w:ins>
          </w:p>
        </w:tc>
        <w:tc>
          <w:tcPr>
            <w:tcW w:w="5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689" w:author="Moo, Tracy-Ann" w:date="2026-03-03T10:33:00Z" w16du:dateUtc="2026-03-03T15:33:00Z">
              <w:tcPr>
                <w:tcW w:w="510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1F83B02" w14:textId="77777777" w:rsidR="008918D8" w:rsidRPr="00DF1978" w:rsidRDefault="008918D8" w:rsidP="008918D8">
            <w:pPr>
              <w:rPr>
                <w:ins w:id="690" w:author="Moo, Tracy-Ann" w:date="2026-03-03T10:30:00Z"/>
                <w:rFonts w:ascii="Arial" w:hAnsi="Arial" w:cs="Arial"/>
                <w:sz w:val="20"/>
                <w:szCs w:val="20"/>
                <w:rPrChange w:id="691" w:author="Moo, Tracy-Ann" w:date="2026-03-03T10:30:00Z" w16du:dateUtc="2026-03-03T15:30:00Z">
                  <w:rPr>
                    <w:ins w:id="69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69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69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70</w:t>
              </w:r>
            </w:ins>
          </w:p>
        </w:tc>
        <w:tc>
          <w:tcPr>
            <w:tcW w:w="6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695" w:author="Moo, Tracy-Ann" w:date="2026-03-03T10:33:00Z" w16du:dateUtc="2026-03-03T15:33:00Z">
              <w:tcPr>
                <w:tcW w:w="63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6AFC8887" w14:textId="77777777" w:rsidR="008918D8" w:rsidRPr="00DF1978" w:rsidRDefault="008918D8" w:rsidP="008918D8">
            <w:pPr>
              <w:rPr>
                <w:ins w:id="696" w:author="Moo, Tracy-Ann" w:date="2026-03-03T10:30:00Z"/>
                <w:rFonts w:ascii="Arial" w:hAnsi="Arial" w:cs="Arial"/>
                <w:sz w:val="20"/>
                <w:szCs w:val="20"/>
                <w:rPrChange w:id="697" w:author="Moo, Tracy-Ann" w:date="2026-03-03T10:30:00Z" w16du:dateUtc="2026-03-03T15:30:00Z">
                  <w:rPr>
                    <w:ins w:id="698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699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700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</w:t>
              </w:r>
            </w:ins>
          </w:p>
        </w:tc>
        <w:tc>
          <w:tcPr>
            <w:tcW w:w="5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701" w:author="Moo, Tracy-Ann" w:date="2026-03-03T10:33:00Z" w16du:dateUtc="2026-03-03T15:33:00Z">
              <w:tcPr>
                <w:tcW w:w="55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50E83D9" w14:textId="77777777" w:rsidR="008918D8" w:rsidRPr="00DF1978" w:rsidRDefault="008918D8" w:rsidP="008918D8">
            <w:pPr>
              <w:rPr>
                <w:ins w:id="702" w:author="Moo, Tracy-Ann" w:date="2026-03-03T10:30:00Z"/>
                <w:rFonts w:ascii="Arial" w:hAnsi="Arial" w:cs="Arial"/>
                <w:sz w:val="20"/>
                <w:szCs w:val="20"/>
                <w:rPrChange w:id="703" w:author="Moo, Tracy-Ann" w:date="2026-03-03T10:30:00Z" w16du:dateUtc="2026-03-03T15:30:00Z">
                  <w:rPr>
                    <w:ins w:id="704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705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706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94</w:t>
              </w:r>
            </w:ins>
          </w:p>
        </w:tc>
        <w:tc>
          <w:tcPr>
            <w:tcW w:w="5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707" w:author="Moo, Tracy-Ann" w:date="2026-03-03T10:33:00Z" w16du:dateUtc="2026-03-03T15:33:00Z">
              <w:tcPr>
                <w:tcW w:w="42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8E50FBF" w14:textId="77777777" w:rsidR="008918D8" w:rsidRPr="00DF1978" w:rsidRDefault="008918D8" w:rsidP="008918D8">
            <w:pPr>
              <w:rPr>
                <w:ins w:id="708" w:author="Moo, Tracy-Ann" w:date="2026-03-03T10:30:00Z"/>
                <w:rFonts w:ascii="Arial" w:hAnsi="Arial" w:cs="Arial"/>
                <w:sz w:val="20"/>
                <w:szCs w:val="20"/>
                <w:rPrChange w:id="709" w:author="Moo, Tracy-Ann" w:date="2026-03-03T10:30:00Z" w16du:dateUtc="2026-03-03T15:30:00Z">
                  <w:rPr>
                    <w:ins w:id="71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71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71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4.8</w:t>
              </w:r>
            </w:ins>
          </w:p>
        </w:tc>
        <w:tc>
          <w:tcPr>
            <w:tcW w:w="5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713" w:author="Moo, Tracy-Ann" w:date="2026-03-03T10:33:00Z" w16du:dateUtc="2026-03-03T15:33:00Z">
              <w:tcPr>
                <w:tcW w:w="635" w:type="pct"/>
                <w:gridSpan w:val="4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1699EC3B" w14:textId="77777777" w:rsidR="008918D8" w:rsidRPr="00DF1978" w:rsidRDefault="008918D8" w:rsidP="008918D8">
            <w:pPr>
              <w:rPr>
                <w:ins w:id="714" w:author="Moo, Tracy-Ann" w:date="2026-03-03T10:30:00Z"/>
                <w:rFonts w:ascii="Arial" w:hAnsi="Arial" w:cs="Arial"/>
                <w:sz w:val="20"/>
                <w:szCs w:val="20"/>
                <w:rPrChange w:id="715" w:author="Moo, Tracy-Ann" w:date="2026-03-03T10:30:00Z" w16du:dateUtc="2026-03-03T15:30:00Z">
                  <w:rPr>
                    <w:ins w:id="71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71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71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1.4</w:t>
              </w:r>
            </w:ins>
          </w:p>
        </w:tc>
        <w:tc>
          <w:tcPr>
            <w:tcW w:w="551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719" w:author="Moo, Tracy-Ann" w:date="2026-03-03T10:33:00Z" w16du:dateUtc="2026-03-03T15:33:00Z">
              <w:tcPr>
                <w:tcW w:w="634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2A083EBE" w14:textId="77777777" w:rsidR="008918D8" w:rsidRPr="003C1148" w:rsidRDefault="008918D8" w:rsidP="008918D8">
            <w:pPr>
              <w:rPr>
                <w:ins w:id="720" w:author="Moo, Tracy-Ann" w:date="2026-03-03T10:30:00Z"/>
                <w:rFonts w:ascii="Arial" w:hAnsi="Arial" w:cs="Arial"/>
                <w:b/>
                <w:bCs/>
                <w:sz w:val="20"/>
                <w:szCs w:val="20"/>
                <w:rPrChange w:id="721" w:author="Moo, Tracy-Ann" w:date="2026-03-03T10:35:00Z" w16du:dateUtc="2026-03-03T15:35:00Z">
                  <w:rPr>
                    <w:ins w:id="72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723" w:author="Moo, Tracy-Ann" w:date="2026-03-03T10:30:00Z">
              <w:r w:rsidRPr="003C1148">
                <w:rPr>
                  <w:rFonts w:ascii="Arial" w:hAnsi="Arial" w:cs="Arial"/>
                  <w:b/>
                  <w:bCs/>
                  <w:sz w:val="20"/>
                  <w:szCs w:val="20"/>
                  <w:rPrChange w:id="724" w:author="Moo, Tracy-Ann" w:date="2026-03-03T10:35:00Z" w16du:dateUtc="2026-03-03T15:35:00Z">
                    <w:rPr>
                      <w:rFonts w:ascii="Times New Roman" w:hAnsi="Times New Roman" w:cs="Times New Roman"/>
                    </w:rPr>
                  </w:rPrChange>
                </w:rPr>
                <w:t>&lt;0.001</w:t>
              </w:r>
            </w:ins>
          </w:p>
        </w:tc>
      </w:tr>
      <w:tr w:rsidR="00DF1978" w:rsidRPr="00DF1978" w14:paraId="68E765E3" w14:textId="77777777" w:rsidTr="00DF1978">
        <w:trPr>
          <w:trHeight w:val="584"/>
          <w:ins w:id="725" w:author="Moo, Tracy-Ann" w:date="2026-03-03T10:30:00Z"/>
          <w:trPrChange w:id="726" w:author="Moo, Tracy-Ann" w:date="2026-03-03T10:33:00Z" w16du:dateUtc="2026-03-03T15:33:00Z">
            <w:trPr>
              <w:gridBefore w:val="1"/>
              <w:trHeight w:val="584"/>
            </w:trPr>
          </w:trPrChange>
        </w:trPr>
        <w:tc>
          <w:tcPr>
            <w:tcW w:w="101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727" w:author="Moo, Tracy-Ann" w:date="2026-03-03T10:33:00Z" w16du:dateUtc="2026-03-03T15:33:00Z">
              <w:tcPr>
                <w:tcW w:w="101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738A28BB" w14:textId="77777777" w:rsidR="008918D8" w:rsidRPr="00DF1978" w:rsidRDefault="008918D8" w:rsidP="008918D8">
            <w:pPr>
              <w:rPr>
                <w:ins w:id="728" w:author="Moo, Tracy-Ann" w:date="2026-03-03T10:30:00Z"/>
                <w:rFonts w:ascii="Arial" w:hAnsi="Arial" w:cs="Arial"/>
                <w:sz w:val="20"/>
                <w:szCs w:val="20"/>
                <w:rPrChange w:id="729" w:author="Moo, Tracy-Ann" w:date="2026-03-03T10:30:00Z" w16du:dateUtc="2026-03-03T15:30:00Z">
                  <w:rPr>
                    <w:ins w:id="73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73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73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Receptor status</w:t>
              </w:r>
            </w:ins>
          </w:p>
        </w:tc>
        <w:tc>
          <w:tcPr>
            <w:tcW w:w="592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733" w:author="Moo, Tracy-Ann" w:date="2026-03-03T10:33:00Z" w16du:dateUtc="2026-03-03T15:33:00Z">
              <w:tcPr>
                <w:tcW w:w="59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1649800D" w14:textId="77777777" w:rsidR="008918D8" w:rsidRPr="00DF1978" w:rsidRDefault="008918D8" w:rsidP="008918D8">
            <w:pPr>
              <w:rPr>
                <w:ins w:id="734" w:author="Moo, Tracy-Ann" w:date="2026-03-03T10:30:00Z"/>
                <w:rFonts w:ascii="Arial" w:hAnsi="Arial" w:cs="Arial"/>
                <w:sz w:val="20"/>
                <w:szCs w:val="20"/>
                <w:rPrChange w:id="735" w:author="Moo, Tracy-Ann" w:date="2026-03-03T10:30:00Z" w16du:dateUtc="2026-03-03T15:30:00Z">
                  <w:rPr>
                    <w:ins w:id="73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73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73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96</w:t>
              </w:r>
            </w:ins>
          </w:p>
        </w:tc>
        <w:tc>
          <w:tcPr>
            <w:tcW w:w="5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739" w:author="Moo, Tracy-Ann" w:date="2026-03-03T10:33:00Z" w16du:dateUtc="2026-03-03T15:33:00Z">
              <w:tcPr>
                <w:tcW w:w="510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1CC23EC7" w14:textId="77777777" w:rsidR="008918D8" w:rsidRPr="00DF1978" w:rsidRDefault="008918D8" w:rsidP="008918D8">
            <w:pPr>
              <w:rPr>
                <w:ins w:id="740" w:author="Moo, Tracy-Ann" w:date="2026-03-03T10:30:00Z"/>
                <w:rFonts w:ascii="Arial" w:hAnsi="Arial" w:cs="Arial"/>
                <w:sz w:val="20"/>
                <w:szCs w:val="20"/>
                <w:rPrChange w:id="741" w:author="Moo, Tracy-Ann" w:date="2026-03-03T10:30:00Z" w16du:dateUtc="2026-03-03T15:30:00Z">
                  <w:rPr>
                    <w:ins w:id="74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74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74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3.2</w:t>
              </w:r>
            </w:ins>
          </w:p>
        </w:tc>
        <w:tc>
          <w:tcPr>
            <w:tcW w:w="6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745" w:author="Moo, Tracy-Ann" w:date="2026-03-03T10:33:00Z" w16du:dateUtc="2026-03-03T15:33:00Z">
              <w:tcPr>
                <w:tcW w:w="63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62EF19C7" w14:textId="77777777" w:rsidR="008918D8" w:rsidRPr="00DF1978" w:rsidRDefault="008918D8" w:rsidP="008918D8">
            <w:pPr>
              <w:rPr>
                <w:ins w:id="746" w:author="Moo, Tracy-Ann" w:date="2026-03-03T10:30:00Z"/>
                <w:rFonts w:ascii="Arial" w:hAnsi="Arial" w:cs="Arial"/>
                <w:sz w:val="20"/>
                <w:szCs w:val="20"/>
                <w:rPrChange w:id="747" w:author="Moo, Tracy-Ann" w:date="2026-03-03T10:30:00Z" w16du:dateUtc="2026-03-03T15:30:00Z">
                  <w:rPr>
                    <w:ins w:id="748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749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750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0.5</w:t>
              </w:r>
            </w:ins>
          </w:p>
        </w:tc>
        <w:tc>
          <w:tcPr>
            <w:tcW w:w="5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751" w:author="Moo, Tracy-Ann" w:date="2026-03-03T10:33:00Z" w16du:dateUtc="2026-03-03T15:33:00Z">
              <w:tcPr>
                <w:tcW w:w="55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09BCDE0F" w14:textId="77777777" w:rsidR="008918D8" w:rsidRPr="00DF1978" w:rsidRDefault="008918D8" w:rsidP="008918D8">
            <w:pPr>
              <w:rPr>
                <w:ins w:id="752" w:author="Moo, Tracy-Ann" w:date="2026-03-03T10:30:00Z"/>
                <w:rFonts w:ascii="Arial" w:hAnsi="Arial" w:cs="Arial"/>
                <w:sz w:val="20"/>
                <w:szCs w:val="20"/>
                <w:rPrChange w:id="753" w:author="Moo, Tracy-Ann" w:date="2026-03-03T10:30:00Z" w16du:dateUtc="2026-03-03T15:30:00Z">
                  <w:rPr>
                    <w:ins w:id="754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755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756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86</w:t>
              </w:r>
            </w:ins>
          </w:p>
        </w:tc>
        <w:tc>
          <w:tcPr>
            <w:tcW w:w="5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757" w:author="Moo, Tracy-Ann" w:date="2026-03-03T10:33:00Z" w16du:dateUtc="2026-03-03T15:33:00Z">
              <w:tcPr>
                <w:tcW w:w="42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2D9F951B" w14:textId="77777777" w:rsidR="008918D8" w:rsidRPr="00DF1978" w:rsidRDefault="008918D8" w:rsidP="008918D8">
            <w:pPr>
              <w:rPr>
                <w:ins w:id="758" w:author="Moo, Tracy-Ann" w:date="2026-03-03T10:30:00Z"/>
                <w:rFonts w:ascii="Arial" w:hAnsi="Arial" w:cs="Arial"/>
                <w:sz w:val="20"/>
                <w:szCs w:val="20"/>
                <w:rPrChange w:id="759" w:author="Moo, Tracy-Ann" w:date="2026-03-03T10:30:00Z" w16du:dateUtc="2026-03-03T15:30:00Z">
                  <w:rPr>
                    <w:ins w:id="76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76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76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13</w:t>
              </w:r>
            </w:ins>
          </w:p>
        </w:tc>
        <w:tc>
          <w:tcPr>
            <w:tcW w:w="5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763" w:author="Moo, Tracy-Ann" w:date="2026-03-03T10:33:00Z" w16du:dateUtc="2026-03-03T15:33:00Z">
              <w:tcPr>
                <w:tcW w:w="635" w:type="pct"/>
                <w:gridSpan w:val="4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5E27F45D" w14:textId="77777777" w:rsidR="008918D8" w:rsidRPr="00DF1978" w:rsidRDefault="008918D8" w:rsidP="008918D8">
            <w:pPr>
              <w:rPr>
                <w:ins w:id="764" w:author="Moo, Tracy-Ann" w:date="2026-03-03T10:30:00Z"/>
                <w:rFonts w:ascii="Arial" w:hAnsi="Arial" w:cs="Arial"/>
                <w:sz w:val="20"/>
                <w:szCs w:val="20"/>
                <w:rPrChange w:id="765" w:author="Moo, Tracy-Ann" w:date="2026-03-03T10:30:00Z" w16du:dateUtc="2026-03-03T15:30:00Z">
                  <w:rPr>
                    <w:ins w:id="76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76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76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1.1</w:t>
              </w:r>
            </w:ins>
          </w:p>
        </w:tc>
        <w:tc>
          <w:tcPr>
            <w:tcW w:w="551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769" w:author="Moo, Tracy-Ann" w:date="2026-03-03T10:33:00Z" w16du:dateUtc="2026-03-03T15:33:00Z">
              <w:tcPr>
                <w:tcW w:w="634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3DD67F88" w14:textId="77777777" w:rsidR="008918D8" w:rsidRPr="003C1148" w:rsidRDefault="008918D8" w:rsidP="008918D8">
            <w:pPr>
              <w:rPr>
                <w:ins w:id="770" w:author="Moo, Tracy-Ann" w:date="2026-03-03T10:30:00Z"/>
                <w:rFonts w:ascii="Arial" w:hAnsi="Arial" w:cs="Arial"/>
                <w:b/>
                <w:bCs/>
                <w:sz w:val="20"/>
                <w:szCs w:val="20"/>
                <w:rPrChange w:id="771" w:author="Moo, Tracy-Ann" w:date="2026-03-03T10:35:00Z" w16du:dateUtc="2026-03-03T15:35:00Z">
                  <w:rPr>
                    <w:ins w:id="77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773" w:author="Moo, Tracy-Ann" w:date="2026-03-03T10:30:00Z">
              <w:r w:rsidRPr="003C1148">
                <w:rPr>
                  <w:rFonts w:ascii="Arial" w:hAnsi="Arial" w:cs="Arial"/>
                  <w:b/>
                  <w:bCs/>
                  <w:sz w:val="20"/>
                  <w:szCs w:val="20"/>
                  <w:rPrChange w:id="774" w:author="Moo, Tracy-Ann" w:date="2026-03-03T10:35:00Z" w16du:dateUtc="2026-03-03T15:35:00Z">
                    <w:rPr>
                      <w:rFonts w:ascii="Times New Roman" w:hAnsi="Times New Roman" w:cs="Times New Roman"/>
                    </w:rPr>
                  </w:rPrChange>
                </w:rPr>
                <w:t>0.002</w:t>
              </w:r>
            </w:ins>
          </w:p>
        </w:tc>
      </w:tr>
      <w:tr w:rsidR="00DF1978" w:rsidRPr="00DF1978" w14:paraId="2B619EFD" w14:textId="77777777" w:rsidTr="00DF1978">
        <w:trPr>
          <w:trHeight w:val="584"/>
          <w:ins w:id="775" w:author="Moo, Tracy-Ann" w:date="2026-03-03T10:30:00Z"/>
          <w:trPrChange w:id="776" w:author="Moo, Tracy-Ann" w:date="2026-03-03T10:33:00Z" w16du:dateUtc="2026-03-03T15:33:00Z">
            <w:trPr>
              <w:gridBefore w:val="1"/>
              <w:trHeight w:val="584"/>
            </w:trPr>
          </w:trPrChange>
        </w:trPr>
        <w:tc>
          <w:tcPr>
            <w:tcW w:w="101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777" w:author="Moo, Tracy-Ann" w:date="2026-03-03T10:33:00Z" w16du:dateUtc="2026-03-03T15:33:00Z">
              <w:tcPr>
                <w:tcW w:w="101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103C9B5F" w14:textId="77777777" w:rsidR="008918D8" w:rsidRPr="00DF1978" w:rsidRDefault="008918D8" w:rsidP="008918D8">
            <w:pPr>
              <w:rPr>
                <w:ins w:id="778" w:author="Moo, Tracy-Ann" w:date="2026-03-03T10:30:00Z"/>
                <w:rFonts w:ascii="Arial" w:hAnsi="Arial" w:cs="Arial"/>
                <w:sz w:val="20"/>
                <w:szCs w:val="20"/>
                <w:rPrChange w:id="779" w:author="Moo, Tracy-Ann" w:date="2026-03-03T10:30:00Z" w16du:dateUtc="2026-03-03T15:30:00Z">
                  <w:rPr>
                    <w:ins w:id="78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78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78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 xml:space="preserve">Preserved chronology </w:t>
              </w:r>
            </w:ins>
          </w:p>
        </w:tc>
        <w:tc>
          <w:tcPr>
            <w:tcW w:w="592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783" w:author="Moo, Tracy-Ann" w:date="2026-03-03T10:33:00Z" w16du:dateUtc="2026-03-03T15:33:00Z">
              <w:tcPr>
                <w:tcW w:w="59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00214031" w14:textId="77777777" w:rsidR="008918D8" w:rsidRPr="00DF1978" w:rsidRDefault="008918D8" w:rsidP="008918D8">
            <w:pPr>
              <w:rPr>
                <w:ins w:id="784" w:author="Moo, Tracy-Ann" w:date="2026-03-03T10:30:00Z"/>
                <w:rFonts w:ascii="Arial" w:hAnsi="Arial" w:cs="Arial"/>
                <w:sz w:val="20"/>
                <w:szCs w:val="20"/>
                <w:rPrChange w:id="785" w:author="Moo, Tracy-Ann" w:date="2026-03-03T10:30:00Z" w16du:dateUtc="2026-03-03T15:30:00Z">
                  <w:rPr>
                    <w:ins w:id="78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78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78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97</w:t>
              </w:r>
            </w:ins>
          </w:p>
        </w:tc>
        <w:tc>
          <w:tcPr>
            <w:tcW w:w="5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789" w:author="Moo, Tracy-Ann" w:date="2026-03-03T10:33:00Z" w16du:dateUtc="2026-03-03T15:33:00Z">
              <w:tcPr>
                <w:tcW w:w="510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16A83F84" w14:textId="77777777" w:rsidR="008918D8" w:rsidRPr="00DF1978" w:rsidRDefault="008918D8" w:rsidP="008918D8">
            <w:pPr>
              <w:rPr>
                <w:ins w:id="790" w:author="Moo, Tracy-Ann" w:date="2026-03-03T10:30:00Z"/>
                <w:rFonts w:ascii="Arial" w:hAnsi="Arial" w:cs="Arial"/>
                <w:sz w:val="20"/>
                <w:szCs w:val="20"/>
                <w:rPrChange w:id="791" w:author="Moo, Tracy-Ann" w:date="2026-03-03T10:30:00Z" w16du:dateUtc="2026-03-03T15:30:00Z">
                  <w:rPr>
                    <w:ins w:id="79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79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79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2</w:t>
              </w:r>
            </w:ins>
          </w:p>
        </w:tc>
        <w:tc>
          <w:tcPr>
            <w:tcW w:w="6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795" w:author="Moo, Tracy-Ann" w:date="2026-03-03T10:33:00Z" w16du:dateUtc="2026-03-03T15:33:00Z">
              <w:tcPr>
                <w:tcW w:w="63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F9968C5" w14:textId="77777777" w:rsidR="008918D8" w:rsidRPr="00DF1978" w:rsidRDefault="008918D8" w:rsidP="008918D8">
            <w:pPr>
              <w:rPr>
                <w:ins w:id="796" w:author="Moo, Tracy-Ann" w:date="2026-03-03T10:30:00Z"/>
                <w:rFonts w:ascii="Arial" w:hAnsi="Arial" w:cs="Arial"/>
                <w:sz w:val="20"/>
                <w:szCs w:val="20"/>
                <w:rPrChange w:id="797" w:author="Moo, Tracy-Ann" w:date="2026-03-03T10:30:00Z" w16du:dateUtc="2026-03-03T15:30:00Z">
                  <w:rPr>
                    <w:ins w:id="798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799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800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0.5</w:t>
              </w:r>
            </w:ins>
          </w:p>
        </w:tc>
        <w:tc>
          <w:tcPr>
            <w:tcW w:w="5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801" w:author="Moo, Tracy-Ann" w:date="2026-03-03T10:33:00Z" w16du:dateUtc="2026-03-03T15:33:00Z">
              <w:tcPr>
                <w:tcW w:w="55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B553027" w14:textId="77777777" w:rsidR="008918D8" w:rsidRPr="00DF1978" w:rsidRDefault="008918D8" w:rsidP="008918D8">
            <w:pPr>
              <w:rPr>
                <w:ins w:id="802" w:author="Moo, Tracy-Ann" w:date="2026-03-03T10:30:00Z"/>
                <w:rFonts w:ascii="Arial" w:hAnsi="Arial" w:cs="Arial"/>
                <w:sz w:val="20"/>
                <w:szCs w:val="20"/>
                <w:rPrChange w:id="803" w:author="Moo, Tracy-Ann" w:date="2026-03-03T10:30:00Z" w16du:dateUtc="2026-03-03T15:30:00Z">
                  <w:rPr>
                    <w:ins w:id="804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805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806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99</w:t>
              </w:r>
            </w:ins>
          </w:p>
        </w:tc>
        <w:tc>
          <w:tcPr>
            <w:tcW w:w="5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807" w:author="Moo, Tracy-Ann" w:date="2026-03-03T10:33:00Z" w16du:dateUtc="2026-03-03T15:33:00Z">
              <w:tcPr>
                <w:tcW w:w="42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1E252B60" w14:textId="77777777" w:rsidR="008918D8" w:rsidRPr="00DF1978" w:rsidRDefault="008918D8" w:rsidP="008918D8">
            <w:pPr>
              <w:rPr>
                <w:ins w:id="808" w:author="Moo, Tracy-Ann" w:date="2026-03-03T10:30:00Z"/>
                <w:rFonts w:ascii="Arial" w:hAnsi="Arial" w:cs="Arial"/>
                <w:sz w:val="20"/>
                <w:szCs w:val="20"/>
                <w:rPrChange w:id="809" w:author="Moo, Tracy-Ann" w:date="2026-03-03T10:30:00Z" w16du:dateUtc="2026-03-03T15:30:00Z">
                  <w:rPr>
                    <w:ins w:id="81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81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81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0.5</w:t>
              </w:r>
            </w:ins>
          </w:p>
        </w:tc>
        <w:tc>
          <w:tcPr>
            <w:tcW w:w="5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813" w:author="Moo, Tracy-Ann" w:date="2026-03-03T10:33:00Z" w16du:dateUtc="2026-03-03T15:33:00Z">
              <w:tcPr>
                <w:tcW w:w="635" w:type="pct"/>
                <w:gridSpan w:val="4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12FDC83C" w14:textId="77777777" w:rsidR="008918D8" w:rsidRPr="00DF1978" w:rsidRDefault="008918D8" w:rsidP="008918D8">
            <w:pPr>
              <w:rPr>
                <w:ins w:id="814" w:author="Moo, Tracy-Ann" w:date="2026-03-03T10:30:00Z"/>
                <w:rFonts w:ascii="Arial" w:hAnsi="Arial" w:cs="Arial"/>
                <w:sz w:val="20"/>
                <w:szCs w:val="20"/>
                <w:rPrChange w:id="815" w:author="Moo, Tracy-Ann" w:date="2026-03-03T10:30:00Z" w16du:dateUtc="2026-03-03T15:30:00Z">
                  <w:rPr>
                    <w:ins w:id="81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81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81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0.5</w:t>
              </w:r>
            </w:ins>
          </w:p>
        </w:tc>
        <w:tc>
          <w:tcPr>
            <w:tcW w:w="551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BF9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819" w:author="Moo, Tracy-Ann" w:date="2026-03-03T10:33:00Z" w16du:dateUtc="2026-03-03T15:33:00Z">
              <w:tcPr>
                <w:tcW w:w="634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7EBF9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2CF76EC7" w14:textId="77777777" w:rsidR="008918D8" w:rsidRPr="00DF1978" w:rsidRDefault="008918D8" w:rsidP="008918D8">
            <w:pPr>
              <w:rPr>
                <w:ins w:id="820" w:author="Moo, Tracy-Ann" w:date="2026-03-03T10:30:00Z"/>
                <w:rFonts w:ascii="Arial" w:hAnsi="Arial" w:cs="Arial"/>
                <w:sz w:val="20"/>
                <w:szCs w:val="20"/>
                <w:rPrChange w:id="821" w:author="Moo, Tracy-Ann" w:date="2026-03-03T10:30:00Z" w16du:dateUtc="2026-03-03T15:30:00Z">
                  <w:rPr>
                    <w:ins w:id="82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82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82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0.2</w:t>
              </w:r>
            </w:ins>
          </w:p>
        </w:tc>
      </w:tr>
      <w:tr w:rsidR="00DF1978" w:rsidRPr="00DF1978" w14:paraId="15F52350" w14:textId="77777777" w:rsidTr="00DF1978">
        <w:trPr>
          <w:trHeight w:val="584"/>
          <w:ins w:id="825" w:author="Moo, Tracy-Ann" w:date="2026-03-03T10:30:00Z"/>
          <w:trPrChange w:id="826" w:author="Moo, Tracy-Ann" w:date="2026-03-03T10:33:00Z" w16du:dateUtc="2026-03-03T15:33:00Z">
            <w:trPr>
              <w:gridBefore w:val="1"/>
              <w:trHeight w:val="584"/>
            </w:trPr>
          </w:trPrChange>
        </w:trPr>
        <w:tc>
          <w:tcPr>
            <w:tcW w:w="101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827" w:author="Moo, Tracy-Ann" w:date="2026-03-03T10:33:00Z" w16du:dateUtc="2026-03-03T15:33:00Z">
              <w:tcPr>
                <w:tcW w:w="101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5B1D0974" w14:textId="77777777" w:rsidR="008918D8" w:rsidRPr="00DF1978" w:rsidRDefault="008918D8" w:rsidP="008918D8">
            <w:pPr>
              <w:rPr>
                <w:ins w:id="828" w:author="Moo, Tracy-Ann" w:date="2026-03-03T10:30:00Z"/>
                <w:rFonts w:ascii="Arial" w:hAnsi="Arial" w:cs="Arial"/>
                <w:sz w:val="20"/>
                <w:szCs w:val="20"/>
                <w:rPrChange w:id="829" w:author="Moo, Tracy-Ann" w:date="2026-03-03T10:30:00Z" w16du:dateUtc="2026-03-03T15:30:00Z">
                  <w:rPr>
                    <w:ins w:id="83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83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83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Work up recs</w:t>
              </w:r>
            </w:ins>
          </w:p>
        </w:tc>
        <w:tc>
          <w:tcPr>
            <w:tcW w:w="592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833" w:author="Moo, Tracy-Ann" w:date="2026-03-03T10:33:00Z" w16du:dateUtc="2026-03-03T15:33:00Z">
              <w:tcPr>
                <w:tcW w:w="59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0400942A" w14:textId="77777777" w:rsidR="008918D8" w:rsidRPr="00DF1978" w:rsidRDefault="008918D8" w:rsidP="008918D8">
            <w:pPr>
              <w:rPr>
                <w:ins w:id="834" w:author="Moo, Tracy-Ann" w:date="2026-03-03T10:30:00Z"/>
                <w:rFonts w:ascii="Arial" w:hAnsi="Arial" w:cs="Arial"/>
                <w:sz w:val="20"/>
                <w:szCs w:val="20"/>
                <w:rPrChange w:id="835" w:author="Moo, Tracy-Ann" w:date="2026-03-03T10:30:00Z" w16du:dateUtc="2026-03-03T15:30:00Z">
                  <w:rPr>
                    <w:ins w:id="83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83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83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83</w:t>
              </w:r>
            </w:ins>
          </w:p>
        </w:tc>
        <w:tc>
          <w:tcPr>
            <w:tcW w:w="51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839" w:author="Moo, Tracy-Ann" w:date="2026-03-03T10:33:00Z" w16du:dateUtc="2026-03-03T15:33:00Z">
              <w:tcPr>
                <w:tcW w:w="510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2540CDC0" w14:textId="77777777" w:rsidR="008918D8" w:rsidRPr="00DF1978" w:rsidRDefault="008918D8" w:rsidP="008918D8">
            <w:pPr>
              <w:rPr>
                <w:ins w:id="840" w:author="Moo, Tracy-Ann" w:date="2026-03-03T10:30:00Z"/>
                <w:rFonts w:ascii="Arial" w:hAnsi="Arial" w:cs="Arial"/>
                <w:sz w:val="20"/>
                <w:szCs w:val="20"/>
                <w:rPrChange w:id="841" w:author="Moo, Tracy-Ann" w:date="2026-03-03T10:30:00Z" w16du:dateUtc="2026-03-03T15:30:00Z">
                  <w:rPr>
                    <w:ins w:id="84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843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844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17</w:t>
              </w:r>
            </w:ins>
          </w:p>
        </w:tc>
        <w:tc>
          <w:tcPr>
            <w:tcW w:w="6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845" w:author="Moo, Tracy-Ann" w:date="2026-03-03T10:33:00Z" w16du:dateUtc="2026-03-03T15:33:00Z">
              <w:tcPr>
                <w:tcW w:w="63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422204F5" w14:textId="77777777" w:rsidR="008918D8" w:rsidRPr="00DF1978" w:rsidRDefault="008918D8" w:rsidP="008918D8">
            <w:pPr>
              <w:rPr>
                <w:ins w:id="846" w:author="Moo, Tracy-Ann" w:date="2026-03-03T10:30:00Z"/>
                <w:rFonts w:ascii="Arial" w:hAnsi="Arial" w:cs="Arial"/>
                <w:sz w:val="20"/>
                <w:szCs w:val="20"/>
                <w:rPrChange w:id="847" w:author="Moo, Tracy-Ann" w:date="2026-03-03T10:30:00Z" w16du:dateUtc="2026-03-03T15:30:00Z">
                  <w:rPr>
                    <w:ins w:id="848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849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850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0</w:t>
              </w:r>
            </w:ins>
          </w:p>
        </w:tc>
        <w:tc>
          <w:tcPr>
            <w:tcW w:w="55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851" w:author="Moo, Tracy-Ann" w:date="2026-03-03T10:33:00Z" w16du:dateUtc="2026-03-03T15:33:00Z">
              <w:tcPr>
                <w:tcW w:w="552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2E250C69" w14:textId="77777777" w:rsidR="008918D8" w:rsidRPr="00DF1978" w:rsidRDefault="008918D8" w:rsidP="008918D8">
            <w:pPr>
              <w:rPr>
                <w:ins w:id="852" w:author="Moo, Tracy-Ann" w:date="2026-03-03T10:30:00Z"/>
                <w:rFonts w:ascii="Arial" w:hAnsi="Arial" w:cs="Arial"/>
                <w:sz w:val="20"/>
                <w:szCs w:val="20"/>
                <w:rPrChange w:id="853" w:author="Moo, Tracy-Ann" w:date="2026-03-03T10:30:00Z" w16du:dateUtc="2026-03-03T15:30:00Z">
                  <w:rPr>
                    <w:ins w:id="854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855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856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92</w:t>
              </w:r>
            </w:ins>
          </w:p>
        </w:tc>
        <w:tc>
          <w:tcPr>
            <w:tcW w:w="5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857" w:author="Moo, Tracy-Ann" w:date="2026-03-03T10:33:00Z" w16du:dateUtc="2026-03-03T15:33:00Z">
              <w:tcPr>
                <w:tcW w:w="426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5E59F714" w14:textId="77777777" w:rsidR="008918D8" w:rsidRPr="00DF1978" w:rsidRDefault="008918D8" w:rsidP="008918D8">
            <w:pPr>
              <w:rPr>
                <w:ins w:id="858" w:author="Moo, Tracy-Ann" w:date="2026-03-03T10:30:00Z"/>
                <w:rFonts w:ascii="Arial" w:hAnsi="Arial" w:cs="Arial"/>
                <w:sz w:val="20"/>
                <w:szCs w:val="20"/>
                <w:rPrChange w:id="859" w:author="Moo, Tracy-Ann" w:date="2026-03-03T10:30:00Z" w16du:dateUtc="2026-03-03T15:30:00Z">
                  <w:rPr>
                    <w:ins w:id="860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861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862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6.8</w:t>
              </w:r>
            </w:ins>
          </w:p>
        </w:tc>
        <w:tc>
          <w:tcPr>
            <w:tcW w:w="59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863" w:author="Moo, Tracy-Ann" w:date="2026-03-03T10:33:00Z" w16du:dateUtc="2026-03-03T15:33:00Z">
              <w:tcPr>
                <w:tcW w:w="635" w:type="pct"/>
                <w:gridSpan w:val="4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3C68996D" w14:textId="77777777" w:rsidR="008918D8" w:rsidRPr="00DF1978" w:rsidRDefault="008918D8" w:rsidP="008918D8">
            <w:pPr>
              <w:rPr>
                <w:ins w:id="864" w:author="Moo, Tracy-Ann" w:date="2026-03-03T10:30:00Z"/>
                <w:rFonts w:ascii="Arial" w:hAnsi="Arial" w:cs="Arial"/>
                <w:sz w:val="20"/>
                <w:szCs w:val="20"/>
                <w:rPrChange w:id="865" w:author="Moo, Tracy-Ann" w:date="2026-03-03T10:30:00Z" w16du:dateUtc="2026-03-03T15:30:00Z">
                  <w:rPr>
                    <w:ins w:id="866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867" w:author="Moo, Tracy-Ann" w:date="2026-03-03T10:30:00Z">
              <w:r w:rsidRPr="00DF1978">
                <w:rPr>
                  <w:rFonts w:ascii="Arial" w:hAnsi="Arial" w:cs="Arial"/>
                  <w:sz w:val="20"/>
                  <w:szCs w:val="20"/>
                  <w:rPrChange w:id="868" w:author="Moo, Tracy-Ann" w:date="2026-03-03T10:30:00Z" w16du:dateUtc="2026-03-03T15:30:00Z">
                    <w:rPr>
                      <w:rFonts w:ascii="Times New Roman" w:hAnsi="Times New Roman" w:cs="Times New Roman"/>
                    </w:rPr>
                  </w:rPrChange>
                </w:rPr>
                <w:t>1.2</w:t>
              </w:r>
            </w:ins>
          </w:p>
        </w:tc>
        <w:tc>
          <w:tcPr>
            <w:tcW w:w="551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5F3"/>
            <w:tcMar>
              <w:top w:w="72" w:type="dxa"/>
              <w:left w:w="144" w:type="dxa"/>
              <w:bottom w:w="72" w:type="dxa"/>
              <w:right w:w="144" w:type="dxa"/>
            </w:tcMar>
            <w:hideMark/>
            <w:tcPrChange w:id="869" w:author="Moo, Tracy-Ann" w:date="2026-03-03T10:33:00Z" w16du:dateUtc="2026-03-03T15:33:00Z">
              <w:tcPr>
                <w:tcW w:w="634" w:type="pct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BD5F3"/>
                <w:tcMar>
                  <w:top w:w="72" w:type="dxa"/>
                  <w:left w:w="144" w:type="dxa"/>
                  <w:bottom w:w="72" w:type="dxa"/>
                  <w:right w:w="144" w:type="dxa"/>
                </w:tcMar>
                <w:hideMark/>
              </w:tcPr>
            </w:tcPrChange>
          </w:tcPr>
          <w:p w14:paraId="13D2B84D" w14:textId="77777777" w:rsidR="008918D8" w:rsidRPr="003C1148" w:rsidRDefault="008918D8" w:rsidP="008918D8">
            <w:pPr>
              <w:rPr>
                <w:ins w:id="870" w:author="Moo, Tracy-Ann" w:date="2026-03-03T10:30:00Z"/>
                <w:rFonts w:ascii="Arial" w:hAnsi="Arial" w:cs="Arial"/>
                <w:b/>
                <w:bCs/>
                <w:sz w:val="20"/>
                <w:szCs w:val="20"/>
                <w:rPrChange w:id="871" w:author="Moo, Tracy-Ann" w:date="2026-03-03T10:35:00Z" w16du:dateUtc="2026-03-03T15:35:00Z">
                  <w:rPr>
                    <w:ins w:id="872" w:author="Moo, Tracy-Ann" w:date="2026-03-03T10:30:00Z"/>
                    <w:rFonts w:ascii="Times New Roman" w:hAnsi="Times New Roman" w:cs="Times New Roman"/>
                  </w:rPr>
                </w:rPrChange>
              </w:rPr>
            </w:pPr>
            <w:ins w:id="873" w:author="Moo, Tracy-Ann" w:date="2026-03-03T10:30:00Z">
              <w:r w:rsidRPr="003C1148">
                <w:rPr>
                  <w:rFonts w:ascii="Arial" w:hAnsi="Arial" w:cs="Arial"/>
                  <w:b/>
                  <w:bCs/>
                  <w:sz w:val="20"/>
                  <w:szCs w:val="20"/>
                  <w:rPrChange w:id="874" w:author="Moo, Tracy-Ann" w:date="2026-03-03T10:35:00Z" w16du:dateUtc="2026-03-03T15:35:00Z">
                    <w:rPr>
                      <w:rFonts w:ascii="Times New Roman" w:hAnsi="Times New Roman" w:cs="Times New Roman"/>
                    </w:rPr>
                  </w:rPrChange>
                </w:rPr>
                <w:t>0.02</w:t>
              </w:r>
            </w:ins>
          </w:p>
        </w:tc>
      </w:tr>
    </w:tbl>
    <w:p w14:paraId="54E1C6BC" w14:textId="77777777" w:rsidR="008918D8" w:rsidRPr="002B211D" w:rsidRDefault="008918D8">
      <w:pPr>
        <w:rPr>
          <w:rFonts w:ascii="Times New Roman" w:hAnsi="Times New Roman" w:cs="Times New Roman"/>
        </w:rPr>
      </w:pPr>
    </w:p>
    <w:sectPr w:rsidR="008918D8" w:rsidRPr="002B2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o, Tracy-Ann">
    <w15:presenceInfo w15:providerId="AD" w15:userId="S::moot@mskcc.org::e490a5e5-3539-44fa-b5fd-6796a84c504b"/>
  </w15:person>
  <w15:person w15:author="James, Robert">
    <w15:presenceInfo w15:providerId="AD" w15:userId="S::jamesr4@mskcc.org::2289ddc5-885d-4588-a312-b6745df569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trackRevision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1F"/>
    <w:rsid w:val="00046CA9"/>
    <w:rsid w:val="001C3794"/>
    <w:rsid w:val="00264F1F"/>
    <w:rsid w:val="002A15D7"/>
    <w:rsid w:val="002A17E3"/>
    <w:rsid w:val="002B211D"/>
    <w:rsid w:val="003C1148"/>
    <w:rsid w:val="004503AA"/>
    <w:rsid w:val="00450824"/>
    <w:rsid w:val="0047607C"/>
    <w:rsid w:val="00551A5E"/>
    <w:rsid w:val="006E14D6"/>
    <w:rsid w:val="006F2BB4"/>
    <w:rsid w:val="007619F9"/>
    <w:rsid w:val="007B7E7C"/>
    <w:rsid w:val="00816896"/>
    <w:rsid w:val="00827EFB"/>
    <w:rsid w:val="008918D8"/>
    <w:rsid w:val="00911CEF"/>
    <w:rsid w:val="00B7418C"/>
    <w:rsid w:val="00B94C00"/>
    <w:rsid w:val="00D1066A"/>
    <w:rsid w:val="00D238EC"/>
    <w:rsid w:val="00D854B6"/>
    <w:rsid w:val="00DF1978"/>
    <w:rsid w:val="00DF4ACB"/>
    <w:rsid w:val="00E11A8C"/>
    <w:rsid w:val="00E342FE"/>
    <w:rsid w:val="00EA31CF"/>
    <w:rsid w:val="00EE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A423D"/>
  <w15:chartTrackingRefBased/>
  <w15:docId w15:val="{5E7C75BA-0FA8-4BC2-9601-227B1CD6B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F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264F1F"/>
  </w:style>
  <w:style w:type="paragraph" w:styleId="Revision">
    <w:name w:val="Revision"/>
    <w:hidden/>
    <w:uiPriority w:val="99"/>
    <w:semiHidden/>
    <w:rsid w:val="008168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2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306E0E11EAA4DB461FC8B09FCE607" ma:contentTypeVersion="17" ma:contentTypeDescription="Create a new document." ma:contentTypeScope="" ma:versionID="23f72154ee8f622f014f535e2c0e5d50">
  <xsd:schema xmlns:xsd="http://www.w3.org/2001/XMLSchema" xmlns:xs="http://www.w3.org/2001/XMLSchema" xmlns:p="http://schemas.microsoft.com/office/2006/metadata/properties" xmlns:ns3="f65bd33f-4642-4d95-937d-1ab46361a753" xmlns:ns4="f5de9215-86bc-4059-b445-233b46b31a63" targetNamespace="http://schemas.microsoft.com/office/2006/metadata/properties" ma:root="true" ma:fieldsID="7c0d8adb907efb03063112abc520525b" ns3:_="" ns4:_="">
    <xsd:import namespace="f65bd33f-4642-4d95-937d-1ab46361a753"/>
    <xsd:import namespace="f5de9215-86bc-4059-b445-233b46b31a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bd33f-4642-4d95-937d-1ab46361a7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e9215-86bc-4059-b445-233b46b31a6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bd33f-4642-4d95-937d-1ab46361a753" xsi:nil="true"/>
  </documentManagement>
</p:properties>
</file>

<file path=customXml/itemProps1.xml><?xml version="1.0" encoding="utf-8"?>
<ds:datastoreItem xmlns:ds="http://schemas.openxmlformats.org/officeDocument/2006/customXml" ds:itemID="{1498E4EA-44AC-46B3-BDEB-FFFFE64872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bd33f-4642-4d95-937d-1ab46361a753"/>
    <ds:schemaRef ds:uri="f5de9215-86bc-4059-b445-233b46b31a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745E76-A690-4B5B-A85A-2E1FABB1FB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2C6889-D4DB-4C40-B36E-8B6AF30EBCCC}">
  <ds:schemaRefs>
    <ds:schemaRef ds:uri="http://schemas.microsoft.com/office/2006/metadata/properties"/>
    <ds:schemaRef ds:uri="http://schemas.microsoft.com/office/infopath/2007/PartnerControls"/>
    <ds:schemaRef ds:uri="f65bd33f-4642-4d95-937d-1ab46361a7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MSK</Company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2</cp:revision>
  <dcterms:created xsi:type="dcterms:W3CDTF">2026-03-03T21:26:00Z</dcterms:created>
  <dcterms:modified xsi:type="dcterms:W3CDTF">2026-03-03T21:26:00Z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0x0101001B0306E0E11EAA4DB461FC8B09FCE607</vt:lpwstr>
  </property>
</Properties>
</file>