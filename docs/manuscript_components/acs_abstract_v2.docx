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E5E" w:rsidP="002C4E5E" w:rsidRDefault="002C4E5E" w14:paraId="4D2B02F9" w14:textId="77777777">
      <w:pPr>
        <w:pStyle w:val="NormalWeb"/>
        <w:spacing w:before="0" w:beforeAutospacing="0"/>
      </w:pPr>
      <w:r w:rsidRPr="002B211D">
        <w:rPr>
          <w:b/>
          <w:bCs/>
        </w:rPr>
        <w:t>Title:</w:t>
      </w:r>
      <w:r w:rsidRPr="002B211D">
        <w:t xml:space="preserve"> Accuracy and Safety of Large Language Models for Breast Cancer Surgical Consultation Summaries</w:t>
      </w:r>
    </w:p>
    <w:p w:rsidRPr="002B211D" w:rsidR="002C4E5E" w:rsidP="002C4E5E" w:rsidRDefault="002C4E5E" w14:paraId="061DEF64" w14:textId="77777777">
      <w:pPr>
        <w:pStyle w:val="NormalWeb"/>
        <w:spacing w:before="0" w:beforeAutospacing="0"/>
      </w:pPr>
      <w:r w:rsidR="39704132">
        <w:rPr/>
        <w:t xml:space="preserve">Robert James, Solange Bayard, Andreas Giannakou, Lisa Allen, Giacomo Montagna, Ivan Pan, </w:t>
      </w:r>
      <w:proofErr w:type="spellStart"/>
      <w:r w:rsidR="39704132">
        <w:rPr/>
        <w:t>Sevilimedu</w:t>
      </w:r>
      <w:proofErr w:type="spellEnd"/>
      <w:r w:rsidR="39704132">
        <w:rPr/>
        <w:t xml:space="preserve"> </w:t>
      </w:r>
      <w:proofErr w:type="spellStart"/>
      <w:r w:rsidR="39704132">
        <w:rPr/>
        <w:t>Veeravalli</w:t>
      </w:r>
      <w:proofErr w:type="spellEnd"/>
      <w:r w:rsidR="39704132">
        <w:rPr/>
        <w:t xml:space="preserve"> Srinivasa, Sarah </w:t>
      </w:r>
      <w:proofErr w:type="spellStart"/>
      <w:r w:rsidR="39704132">
        <w:rPr/>
        <w:t>Eskreis</w:t>
      </w:r>
      <w:proofErr w:type="spellEnd"/>
      <w:r w:rsidR="39704132">
        <w:rPr/>
        <w:t>-Winkler, Monica Morrow, Tracy-Ann Moo</w:t>
      </w:r>
    </w:p>
    <w:p w:rsidR="1BEF2DC6" w:rsidP="1BEF2DC6" w:rsidRDefault="1BEF2DC6" w14:paraId="1E3479E5" w14:textId="12086B91">
      <w:pPr>
        <w:rPr>
          <w:rFonts w:ascii="Times New Roman" w:hAnsi="Times New Roman" w:eastAsia="Times New Roman" w:cs="Times New Roman"/>
          <w:b w:val="1"/>
          <w:bCs w:val="1"/>
        </w:rPr>
      </w:pPr>
    </w:p>
    <w:p w:rsidRPr="000C30C8" w:rsidR="002C4E5E" w:rsidP="002C4E5E" w:rsidRDefault="002C4E5E" w14:paraId="45757624" w14:textId="00EBFB54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39704132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Background: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Manual extraction of oncologic data for breast cancer surgical consultations is time-intensive and susceptible to human error. Large language models (LLMs) offer a potential solution by enabling structured extraction </w:t>
      </w:r>
      <w:commentRangeStart w:id="161686547"/>
      <w:r w:rsidRPr="000C30C8" w:rsidR="7D5423B7">
        <w:rPr>
          <w:rFonts w:ascii="Times New Roman" w:hAnsi="Times New Roman" w:eastAsia="Times New Roman" w:cs="Times New Roman"/>
          <w:kern w:val="0"/>
          <w14:ligatures w14:val="none"/>
        </w:rPr>
        <w:t>to concisely summarize</w:t>
      </w:r>
      <w:commentRangeEnd w:id="161686547"/>
      <w:r>
        <w:rPr>
          <w:rStyle w:val="CommentReference"/>
        </w:rPr>
        <w:commentReference w:id="161686547"/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 clinical information from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>radiolog</w:t>
      </w:r>
      <w:r w:rsidRPr="000C30C8" w:rsidR="7D9E9539">
        <w:rPr>
          <w:rFonts w:ascii="Times New Roman" w:hAnsi="Times New Roman" w:eastAsia="Times New Roman" w:cs="Times New Roman"/>
          <w:kern w:val="0"/>
          <w14:ligatures w14:val="none"/>
        </w:rPr>
        <w:t>y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 and patholog</w:t>
      </w:r>
      <w:r w:rsidRPr="000C30C8" w:rsidR="2E6D2948">
        <w:rPr>
          <w:rFonts w:ascii="Times New Roman" w:hAnsi="Times New Roman" w:eastAsia="Times New Roman" w:cs="Times New Roman"/>
          <w:kern w:val="0"/>
          <w14:ligatures w14:val="none"/>
        </w:rPr>
        <w:t>y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 reports. However, rigorous evaluation of their accuracy and safety in surgical workflows 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>remains</w:t>
      </w:r>
      <w:r w:rsidRPr="000C30C8" w:rsidR="39704132">
        <w:rPr>
          <w:rFonts w:ascii="Times New Roman" w:hAnsi="Times New Roman" w:eastAsia="Times New Roman" w:cs="Times New Roman"/>
          <w:kern w:val="0"/>
          <w14:ligatures w14:val="none"/>
        </w:rPr>
        <w:t xml:space="preserve"> limited.</w:t>
      </w:r>
    </w:p>
    <w:p w:rsidRPr="000C30C8" w:rsidR="002C4E5E" w:rsidP="002C4E5E" w:rsidRDefault="002C4E5E" w14:paraId="4642205D" w14:textId="6294516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21D4600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Methods: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We retrospectively evaluated 200 breast cancer patient records at a single institution using a HIPAA-compliant large la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nguage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model (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Anthropic Claude Sonnet 4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). Radiology and pathology reports were processed using a structur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ed prompt to gen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erate </w:t>
      </w:r>
      <w:r w:rsidRPr="000C30C8" w:rsidR="1F356204">
        <w:rPr>
          <w:rFonts w:ascii="Times New Roman" w:hAnsi="Times New Roman" w:eastAsia="Times New Roman" w:cs="Times New Roman"/>
          <w:kern w:val="0"/>
          <w14:ligatures w14:val="none"/>
        </w:rPr>
        <w:t xml:space="preserve">preoperative </w:t>
      </w:r>
      <w:r w:rsidRPr="000C30C8" w:rsidR="4A73A815">
        <w:rPr>
          <w:rFonts w:ascii="Times New Roman" w:hAnsi="Times New Roman" w:eastAsia="Times New Roman" w:cs="Times New Roman"/>
          <w:kern w:val="0"/>
          <w14:ligatures w14:val="none"/>
        </w:rPr>
        <w:t xml:space="preserve">oncologic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consultation summaries. Fourteen key clinical </w:t>
      </w:r>
      <w:r w:rsidRPr="000C30C8" w:rsidR="1475A3E3">
        <w:rPr>
          <w:rFonts w:ascii="Times New Roman" w:hAnsi="Times New Roman" w:eastAsia="Times New Roman" w:cs="Times New Roman"/>
          <w:kern w:val="0"/>
          <w14:ligatures w14:val="none"/>
        </w:rPr>
        <w:t xml:space="preserve">features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(e.g., tumor size, nodal status, receptor status) were extrac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ted and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 su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mmarize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d by the LLM.</w:t>
      </w:r>
      <w:r w:rsidRPr="000C30C8" w:rsidR="30B08EDE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1540DB1C">
        <w:rPr>
          <w:rFonts w:ascii="Times New Roman" w:hAnsi="Times New Roman" w:eastAsia="Times New Roman" w:cs="Times New Roman"/>
          <w:kern w:val="0"/>
          <w14:ligatures w14:val="none"/>
        </w:rPr>
        <w:t xml:space="preserve">Clinical consultation summaries written by staff at the time of surgical consultation se</w:t>
      </w:r>
      <w:ins w:author="James, Robert" w:date="2026-03-06T21:59:30.369Z" w16du:dateUtc="2026-03-06T21:59:30.369Z" w:id="44612013">
        <w:r w:rsidRPr="778CE9C7" w:rsidR="1540DB1C">
          <w:rPr>
            <w:rFonts w:ascii="Times New Roman" w:hAnsi="Times New Roman" w:eastAsia="Times New Roman" w:cs="Times New Roman"/>
          </w:rPr>
          <w:t>r</w:t>
        </w:r>
      </w:ins>
      <w:r w:rsidRPr="000C30C8" w:rsidR="1540DB1C">
        <w:rPr>
          <w:rFonts w:ascii="Times New Roman" w:hAnsi="Times New Roman" w:eastAsia="Times New Roman" w:cs="Times New Roman"/>
          <w:kern w:val="0"/>
          <w14:ligatures w14:val="none"/>
        </w:rPr>
        <w:t xml:space="preserve">ved as the comparator, while</w:t>
      </w:r>
      <w:r w:rsidRPr="000C30C8" w:rsidR="3CE74554">
        <w:rPr>
          <w:rFonts w:ascii="Times New Roman" w:hAnsi="Times New Roman" w:eastAsia="Times New Roman" w:cs="Times New Roman"/>
          <w:kern w:val="0"/>
          <w14:ligatures w14:val="none"/>
        </w:rPr>
        <w:t xml:space="preserve"> radiolog</w:t>
      </w:r>
      <w:r w:rsidRPr="000C30C8" w:rsidR="372BC3B3">
        <w:rPr>
          <w:rFonts w:ascii="Times New Roman" w:hAnsi="Times New Roman" w:eastAsia="Times New Roman" w:cs="Times New Roman"/>
          <w:kern w:val="0"/>
          <w14:ligatures w14:val="none"/>
        </w:rPr>
        <w:t xml:space="preserve">y</w:t>
      </w:r>
      <w:r w:rsidRPr="000C30C8" w:rsidR="79068F40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3CE74554">
        <w:rPr>
          <w:rFonts w:ascii="Times New Roman" w:hAnsi="Times New Roman" w:eastAsia="Times New Roman" w:cs="Times New Roman"/>
          <w:kern w:val="0"/>
          <w14:ligatures w14:val="none"/>
        </w:rPr>
        <w:t xml:space="preserve">and patholog</w:t>
      </w:r>
      <w:r w:rsidRPr="000C30C8" w:rsidR="329E4AB8">
        <w:rPr>
          <w:rFonts w:ascii="Times New Roman" w:hAnsi="Times New Roman" w:eastAsia="Times New Roman" w:cs="Times New Roman"/>
          <w:kern w:val="0"/>
          <w14:ligatures w14:val="none"/>
        </w:rPr>
        <w:t xml:space="preserve">y</w:t>
      </w:r>
      <w:r w:rsidRPr="000C30C8" w:rsidR="3CE74554">
        <w:rPr>
          <w:rFonts w:ascii="Times New Roman" w:hAnsi="Times New Roman" w:eastAsia="Times New Roman" w:cs="Times New Roman"/>
          <w:kern w:val="0"/>
          <w14:ligatures w14:val="none"/>
        </w:rPr>
        <w:t xml:space="preserve"> reports served as the reference standard</w:t>
      </w:r>
      <w:r w:rsidRPr="000C30C8" w:rsidR="4F602123">
        <w:rPr>
          <w:rFonts w:ascii="Times New Roman" w:hAnsi="Times New Roman" w:eastAsia="Times New Roman" w:cs="Times New Roman"/>
          <w:kern w:val="0"/>
          <w14:ligatures w14:val="none"/>
        </w:rPr>
        <w:t xml:space="preserve">.</w:t>
      </w:r>
      <w:r w:rsidRPr="56E772E5" w:rsidR="21D46007">
        <w:rPr>
          <w:rFonts w:ascii="Times New Roman" w:hAnsi="Times New Roman" w:eastAsia="Times New Roman" w:cs="Times New Roman"/>
        </w:rPr>
        <w:t xml:space="preserve"> </w:t>
      </w:r>
      <w:r w:rsidRPr="56E772E5" w:rsidR="7B53A0AA">
        <w:rPr>
          <w:rFonts w:ascii="Times New Roman" w:hAnsi="Times New Roman" w:eastAsia="Times New Roman" w:cs="Times New Roman"/>
        </w:rPr>
        <w:t xml:space="preserve">Both human and LLM summaries were</w:t>
      </w:r>
      <w:r w:rsidRPr="56E772E5" w:rsidR="7B53A0AA">
        <w:rPr>
          <w:rFonts w:ascii="Times New Roman" w:hAnsi="Times New Roman" w:eastAsia="Times New Roman" w:cs="Times New Roman"/>
        </w:rPr>
        <w:t xml:space="preserve"> </w:t>
      </w:r>
      <w:r w:rsidRPr="56E772E5" w:rsidR="7B53A0AA">
        <w:rPr>
          <w:rFonts w:ascii="Times New Roman" w:hAnsi="Times New Roman" w:eastAsia="Times New Roman" w:cs="Times New Roman"/>
        </w:rPr>
        <w:t xml:space="preserve">validate</w:t>
      </w:r>
      <w:r w:rsidRPr="56E772E5" w:rsidR="7B53A0AA">
        <w:rPr>
          <w:rFonts w:ascii="Times New Roman" w:hAnsi="Times New Roman" w:eastAsia="Times New Roman" w:cs="Times New Roman"/>
        </w:rPr>
        <w:t xml:space="preserve">d</w:t>
      </w:r>
      <w:r w:rsidRPr="56E772E5" w:rsidR="7B53A0AA">
        <w:rPr>
          <w:rFonts w:ascii="Times New Roman" w:hAnsi="Times New Roman" w:eastAsia="Times New Roman" w:cs="Times New Roman"/>
        </w:rPr>
        <w:t xml:space="preserve">, with </w:t>
      </w:r>
      <w:r w:rsidRPr="56E772E5" w:rsidR="21E79544">
        <w:rPr>
          <w:rFonts w:ascii="Times New Roman" w:hAnsi="Times New Roman" w:eastAsia="Times New Roman" w:cs="Times New Roman"/>
        </w:rPr>
        <w:t xml:space="preserve">the annotation of </w:t>
      </w:r>
      <w:r w:rsidRPr="56E772E5" w:rsidR="7B53A0AA">
        <w:rPr>
          <w:rFonts w:ascii="Times New Roman" w:hAnsi="Times New Roman" w:eastAsia="Times New Roman" w:cs="Times New Roman"/>
        </w:rPr>
        <w:t xml:space="preserve">each feature classified as </w:t>
      </w:r>
      <w:r w:rsidRPr="56E772E5" w:rsidR="35C4B09B">
        <w:rPr>
          <w:rFonts w:ascii="Times New Roman" w:hAnsi="Times New Roman" w:eastAsia="Times New Roman" w:cs="Times New Roman"/>
        </w:rPr>
        <w:t xml:space="preserve">accurate</w:t>
      </w:r>
      <w:r w:rsidRPr="56E772E5" w:rsidR="7B53A0AA">
        <w:rPr>
          <w:rFonts w:ascii="Times New Roman" w:hAnsi="Times New Roman" w:eastAsia="Times New Roman" w:cs="Times New Roman"/>
        </w:rPr>
        <w:t xml:space="preserve">, omitted, or fabricated. </w:t>
      </w:r>
      <w:r w:rsidRPr="56E772E5" w:rsidR="21D46007">
        <w:rPr>
          <w:rFonts w:ascii="Times New Roman" w:hAnsi="Times New Roman" w:eastAsia="Times New Roman" w:cs="Times New Roman"/>
        </w:rPr>
        <w:t xml:space="preserve">Primary outcome</w:t>
      </w:r>
      <w:r w:rsidRPr="56E772E5" w:rsidR="7BBA0118">
        <w:rPr>
          <w:rFonts w:ascii="Times New Roman" w:hAnsi="Times New Roman" w:eastAsia="Times New Roman" w:cs="Times New Roman"/>
        </w:rPr>
        <w:t xml:space="preserve"> was </w:t>
      </w:r>
      <w:r w:rsidRPr="1BEF2DC6" w:rsidR="031BEF5F">
        <w:rPr>
          <w:rFonts w:ascii="Times New Roman" w:hAnsi="Times New Roman" w:eastAsia="Times New Roman" w:cs="Times New Roman"/>
          <w:kern w:val="0"/>
          <w14:ligatures w14:val="none"/>
        </w:rPr>
        <w:t xml:space="preserve">define</w:t>
      </w:r>
      <w:r w:rsidRPr="1BEF2DC6" w:rsidR="031BEF5F">
        <w:rPr>
          <w:rFonts w:ascii="Times New Roman" w:hAnsi="Times New Roman" w:eastAsia="Times New Roman" w:cs="Times New Roman"/>
          <w:kern w:val="0"/>
          <w14:ligatures w14:val="none"/>
        </w:rPr>
        <w:t xml:space="preserve">d</w:t>
      </w:r>
      <w:r w:rsidRPr="1BEF2DC6" w:rsidR="031BEF5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1BEF2DC6" w:rsidR="05375891">
        <w:rPr>
          <w:rFonts w:ascii="Times New Roman" w:hAnsi="Times New Roman" w:eastAsia="Times New Roman" w:cs="Times New Roman"/>
          <w:kern w:val="0"/>
          <w14:ligatures w14:val="none"/>
        </w:rPr>
        <w:t xml:space="preserve">as </w:t>
      </w:r>
      <w:r w:rsidRPr="1BEF2DC6" w:rsidR="4F63697F">
        <w:rPr>
          <w:rFonts w:ascii="Times New Roman" w:hAnsi="Times New Roman" w:eastAsia="Times New Roman" w:cs="Times New Roman"/>
        </w:rPr>
        <w:t>proportion</w:t>
      </w:r>
      <w:r w:rsidRPr="1BEF2DC6" w:rsidR="4F63697F">
        <w:rPr>
          <w:rFonts w:ascii="Times New Roman" w:hAnsi="Times New Roman" w:eastAsia="Times New Roman" w:cs="Times New Roman"/>
        </w:rPr>
        <w:t xml:space="preserve"> </w:t>
      </w:r>
      <w:r w:rsidRPr="1BEF2DC6" w:rsidR="748B217B">
        <w:rPr>
          <w:rFonts w:ascii="Times New Roman" w:hAnsi="Times New Roman" w:eastAsia="Times New Roman" w:cs="Times New Roman"/>
        </w:rPr>
        <w:t xml:space="preserve">of </w:t>
      </w:r>
      <w:r w:rsidRPr="1BEF2DC6" w:rsidR="52AE0DB9">
        <w:rPr>
          <w:rFonts w:ascii="Times New Roman" w:hAnsi="Times New Roman" w:eastAsia="Times New Roman" w:cs="Times New Roman"/>
        </w:rPr>
        <w:t>accurate</w:t>
      </w:r>
      <w:r w:rsidRPr="1BEF2DC6" w:rsidR="4F63697F">
        <w:rPr>
          <w:rFonts w:ascii="Times New Roman" w:hAnsi="Times New Roman" w:eastAsia="Times New Roman" w:cs="Times New Roman"/>
        </w:rPr>
        <w:t>,</w:t>
      </w:r>
      <w:r w:rsidRPr="1BEF2DC6" w:rsidR="54E0D970">
        <w:rPr>
          <w:rFonts w:ascii="Times New Roman" w:hAnsi="Times New Roman" w:eastAsia="Times New Roman" w:cs="Times New Roman"/>
        </w:rPr>
        <w:t xml:space="preserve"> omitted</w:t>
      </w:r>
      <w:r w:rsidRPr="1BEF2DC6" w:rsidR="21D46007">
        <w:rPr>
          <w:rFonts w:ascii="Times New Roman" w:hAnsi="Times New Roman" w:eastAsia="Times New Roman" w:cs="Times New Roman"/>
        </w:rPr>
        <w:t xml:space="preserve">, and fabrication </w:t>
      </w:r>
      <w:r w:rsidRPr="1BEF2DC6" w:rsidR="15D14001">
        <w:rPr>
          <w:rFonts w:ascii="Times New Roman" w:hAnsi="Times New Roman" w:eastAsia="Times New Roman" w:cs="Times New Roman"/>
        </w:rPr>
        <w:t>annot</w:t>
      </w:r>
      <w:r w:rsidRPr="1BEF2DC6" w:rsidR="3F285F54">
        <w:rPr>
          <w:rFonts w:ascii="Times New Roman" w:hAnsi="Times New Roman" w:eastAsia="Times New Roman" w:cs="Times New Roman"/>
        </w:rPr>
        <w:t xml:space="preserve">ations for each </w:t>
      </w:r>
      <w:r w:rsidRPr="1BEF2DC6" w:rsidR="3F285F54">
        <w:rPr>
          <w:rFonts w:ascii="Times New Roman" w:hAnsi="Times New Roman" w:eastAsia="Times New Roman" w:cs="Times New Roman"/>
        </w:rPr>
        <w:t>feature</w:t>
      </w:r>
      <w:commentRangeStart w:id="801076356"/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>McNemar’s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 test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. In instances where McNemar’s test was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>deeme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>d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 not 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>feasible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, a generalized estimating equation model was used. 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Type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 I error rate was set </w:t>
      </w:r>
      <w:r w:rsidRPr="000C30C8" w:rsidR="5813D80E">
        <w:rPr>
          <w:rFonts w:ascii="Times New Roman" w:hAnsi="Times New Roman" w:eastAsia="Times New Roman" w:cs="Times New Roman"/>
          <w:kern w:val="0"/>
          <w14:ligatures w14:val="none"/>
        </w:rPr>
        <w:t xml:space="preserve">to </w:t>
      </w:r>
      <w:r w:rsidRPr="1BEF2DC6" w:rsidR="469A9085">
        <w:rPr>
          <w:rFonts w:ascii="Times New Roman" w:hAnsi="Times New Roman" w:eastAsia="Times New Roman" w:cs="Times New Roman"/>
        </w:rPr>
        <w:t>0.0</w:t>
      </w:r>
      <w:r w:rsidRPr="56E772E5" w:rsidDel="3A0A7464" w:rsidR="469A9085">
        <w:rPr>
          <w:rFonts w:ascii="Times New Roman" w:hAnsi="Times New Roman" w:eastAsia="Times New Roman" w:cs="Times New Roman"/>
        </w:rPr>
        <w:t>5 (α).</w:t>
      </w:r>
      <w:commentRangeEnd w:id="801076356"/>
      <w:r>
        <w:rPr>
          <w:rStyle w:val="CommentReference"/>
        </w:rPr>
        <w:commentReference w:id="801076356"/>
      </w:r>
    </w:p>
    <w:p w:rsidRPr="000C30C8" w:rsidR="002C4E5E" w:rsidP="1BEF2DC6" w:rsidRDefault="002C4E5E" w14:paraId="71E06F17" w14:textId="2E0BA7A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21D4600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Results: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56E772E5" w:rsidDel="3A0A7464" w:rsidR="79F4ACF3">
        <w:rPr>
          <w:rFonts w:ascii="Times New Roman" w:hAnsi="Times New Roman" w:eastAsia="Times New Roman" w:cs="Times New Roman"/>
        </w:rPr>
        <w:t>F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 radiologic features, LLM summaries 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demonstrated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BEF2DC6" w:rsidR="3869F0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higher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near-equivalent proportion of </w:t>
      </w:r>
      <w:r w:rsidRPr="1BEF2DC6" w:rsidR="310B7F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classifications for </w:t>
      </w:r>
      <w:r w:rsidRPr="1BEF2DC6" w:rsidR="006E7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features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as compared to human-generated summaries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BEF2DC6" w:rsidR="79CA22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tatistically significant improvements were seen in biopsy method, </w:t>
      </w:r>
      <w:r w:rsidRPr="1BEF2DC6" w:rsidR="120870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confirmation of 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1BEF2DC6" w:rsidR="386CE4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clip placement, extent of disease, and workup recommendation</w:t>
      </w:r>
      <w:ins w:author="James, Robert" w:date="2026-03-06T22:36:05.368Z" w16du:dateUtc="2026-03-06T22:36:05.368Z" w:id="1257445307">
        <w:r w:rsidRPr="1BEF2DC6" w:rsidR="68B8CF86"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 xml:space="preserve"> </w:t>
        </w:r>
      </w:ins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(p &lt; 0.05).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For pathologic features, </w:t>
      </w:r>
      <w:r w:rsidRPr="000C30C8" w:rsidR="5F70CB60">
        <w:rPr>
          <w:rFonts w:ascii="Times New Roman" w:hAnsi="Times New Roman" w:eastAsia="Times New Roman" w:cs="Times New Roman"/>
          <w:kern w:val="0"/>
          <w14:ligatures w14:val="none"/>
        </w:rPr>
        <w:t xml:space="preserve">a statistically significant improvement in </w:t>
      </w:r>
      <w:r w:rsidRPr="000C30C8" w:rsidR="3292D43F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0C30C8" w:rsidR="5F70CB60">
        <w:rPr>
          <w:rFonts w:ascii="Times New Roman" w:hAnsi="Times New Roman" w:eastAsia="Times New Roman" w:cs="Times New Roman"/>
          <w:kern w:val="0"/>
          <w14:ligatures w14:val="none"/>
        </w:rPr>
        <w:t xml:space="preserve">proportion of </w:t>
      </w:r>
      <w:r w:rsidRPr="000C30C8" w:rsidR="42E0BBC5">
        <w:rPr>
          <w:rFonts w:ascii="Times New Roman" w:hAnsi="Times New Roman" w:eastAsia="Times New Roman" w:cs="Times New Roman"/>
          <w:kern w:val="0"/>
          <w14:ligatures w14:val="none"/>
        </w:rPr>
        <w:t xml:space="preserve">accurate</w:t>
      </w:r>
      <w:r w:rsidRPr="000C30C8" w:rsidR="42E0BBC5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5F70CB60">
        <w:rPr>
          <w:rFonts w:ascii="Times New Roman" w:hAnsi="Times New Roman" w:eastAsia="Times New Roman" w:cs="Times New Roman"/>
          <w:kern w:val="0"/>
          <w14:ligatures w14:val="none"/>
        </w:rPr>
        <w:t xml:space="preserve">classification was seen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for invas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ive 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>compo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>nent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 size</w:t>
      </w:r>
      <w:r w:rsidRPr="000C30C8" w:rsidR="21D46007">
        <w:rPr>
          <w:rFonts w:ascii="Times New Roman" w:hAnsi="Times New Roman" w:eastAsia="Times New Roman" w:cs="Times New Roman"/>
          <w:kern w:val="0"/>
          <w14:ligatures w14:val="none"/>
        </w:rPr>
        <w:t xml:space="preserve">. In contrast, staff summaries </w:t>
      </w:r>
      <w:r w:rsidRPr="000C30C8" w:rsidR="68CDE519">
        <w:rPr>
          <w:rFonts w:ascii="Times New Roman" w:hAnsi="Times New Roman" w:eastAsia="Times New Roman" w:cs="Times New Roman"/>
          <w:kern w:val="0"/>
          <w14:ligatures w14:val="none"/>
        </w:rPr>
        <w:t>contained</w:t>
      </w:r>
      <w:r w:rsidRPr="000C30C8" w:rsidR="68CDE519">
        <w:rPr>
          <w:rFonts w:ascii="Times New Roman" w:hAnsi="Times New Roman" w:eastAsia="Times New Roman" w:cs="Times New Roman"/>
          <w:kern w:val="0"/>
          <w14:ligatures w14:val="none"/>
        </w:rPr>
        <w:t xml:space="preserve"> more </w:t>
      </w:r>
      <w:r w:rsidRPr="000C30C8" w:rsidR="55B7DB21">
        <w:rPr>
          <w:rFonts w:ascii="Times New Roman" w:hAnsi="Times New Roman" w:eastAsia="Times New Roman" w:cs="Times New Roman"/>
          <w:kern w:val="0"/>
          <w14:ligatures w14:val="none"/>
        </w:rPr>
        <w:t>accurate</w:t>
      </w:r>
      <w:r w:rsidRPr="000C30C8" w:rsidR="68CDE51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0C30C8" w:rsidR="654BCFA4">
        <w:rPr>
          <w:rFonts w:ascii="Times New Roman" w:hAnsi="Times New Roman" w:eastAsia="Times New Roman" w:cs="Times New Roman"/>
          <w:kern w:val="0"/>
          <w14:ligatures w14:val="none"/>
        </w:rPr>
        <w:t xml:space="preserve">information </w:t>
      </w:r>
      <w:r w:rsidRPr="1BEF2DC6" w:rsidR="21D46007">
        <w:rPr>
          <w:rFonts w:ascii="Times New Roman" w:hAnsi="Times New Roman" w:eastAsia="Times New Roman" w:cs="Times New Roman"/>
        </w:rPr>
        <w:t xml:space="preserve">for receptor status reporting. </w:t>
      </w:r>
      <w:r w:rsidRPr="1BEF2DC6" w:rsidR="29CD950A">
        <w:rPr>
          <w:rFonts w:ascii="Times New Roman" w:hAnsi="Times New Roman" w:eastAsia="Times New Roman" w:cs="Times New Roman"/>
        </w:rPr>
        <w:t>Omission rates were lower for all features in LLM generated summaries</w:t>
      </w:r>
      <w:r w:rsidRPr="1BEF2DC6" w:rsidR="29CD950A">
        <w:rPr>
          <w:rFonts w:ascii="Times New Roman" w:hAnsi="Times New Roman" w:eastAsia="Times New Roman" w:cs="Times New Roman"/>
        </w:rPr>
        <w:t xml:space="preserve">. </w:t>
      </w:r>
      <w:r w:rsidRPr="56E772E5" w:rsidR="39704132">
        <w:rPr>
          <w:rFonts w:ascii="Times New Roman" w:hAnsi="Times New Roman" w:eastAsia="Times New Roman" w:cs="Times New Roman"/>
        </w:rPr>
        <w:t>F</w:t>
      </w:r>
      <w:r w:rsidRPr="1BEF2DC6" w:rsidR="41C29507">
        <w:rPr>
          <w:rFonts w:ascii="Times New Roman" w:hAnsi="Times New Roman" w:eastAsia="Times New Roman" w:cs="Times New Roman"/>
        </w:rPr>
        <w:t>abrication</w:t>
      </w:r>
      <w:r w:rsidRPr="1BEF2DC6" w:rsidR="21D46007">
        <w:rPr>
          <w:rFonts w:ascii="Times New Roman" w:hAnsi="Times New Roman" w:eastAsia="Times New Roman" w:cs="Times New Roman"/>
        </w:rPr>
        <w:t xml:space="preserve"> </w:t>
      </w:r>
      <w:r w:rsidRPr="1BEF2DC6" w:rsidR="1191CDD6">
        <w:rPr>
          <w:rFonts w:ascii="Times New Roman" w:hAnsi="Times New Roman" w:eastAsia="Times New Roman" w:cs="Times New Roman"/>
        </w:rPr>
        <w:t xml:space="preserve">rates </w:t>
      </w:r>
      <w:r w:rsidRPr="1BEF2DC6" w:rsidR="18648281">
        <w:rPr>
          <w:rFonts w:ascii="Times New Roman" w:hAnsi="Times New Roman" w:eastAsia="Times New Roman" w:cs="Times New Roman"/>
        </w:rPr>
        <w:t xml:space="preserve">for each feature </w:t>
      </w:r>
      <w:r w:rsidRPr="1BEF2DC6" w:rsidR="21D46007">
        <w:rPr>
          <w:rFonts w:ascii="Times New Roman" w:hAnsi="Times New Roman" w:eastAsia="Times New Roman" w:cs="Times New Roman"/>
        </w:rPr>
        <w:t xml:space="preserve">were </w:t>
      </w:r>
      <w:r w:rsidRPr="1BEF2DC6" w:rsidR="21D46007">
        <w:rPr>
          <w:rFonts w:ascii="Times New Roman" w:hAnsi="Times New Roman" w:eastAsia="Times New Roman" w:cs="Times New Roman"/>
        </w:rPr>
        <w:t>l</w:t>
      </w:r>
      <w:r w:rsidRPr="1BEF2DC6" w:rsidR="21D46007">
        <w:rPr>
          <w:rFonts w:ascii="Times New Roman" w:hAnsi="Times New Roman" w:eastAsia="Times New Roman" w:cs="Times New Roman"/>
        </w:rPr>
        <w:t>ow overall, ranging from 0–2% for LLM summaries and 0–1% for human summaries.</w:t>
      </w:r>
    </w:p>
    <w:p w:rsidRPr="000C30C8" w:rsidR="002C4E5E" w:rsidP="002C4E5E" w:rsidRDefault="002C4E5E" w14:paraId="4A12C75B" w14:textId="4375E225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37F496B4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Conclusions: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LLM-generated summaries 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>demonstrated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 comparable or improved accuracy 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 to staff summaries for most radiologic and pathologic elements, though performance was limited for receptor status reporting. These findings suggest 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LLM-assisted extraction may improve documentation efficiency and consistency in </w:t>
      </w:r>
      <w:r w:rsidRPr="000C30C8" w:rsidR="542B32C3">
        <w:rPr>
          <w:rFonts w:ascii="Times New Roman" w:hAnsi="Times New Roman" w:eastAsia="Times New Roman" w:cs="Times New Roman"/>
          <w:kern w:val="0"/>
          <w14:ligatures w14:val="none"/>
        </w:rPr>
        <w:t xml:space="preserve">preoperative 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breast surgical oncology workflows. Human oversight 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>remains</w:t>
      </w:r>
      <w:r w:rsidRPr="000C30C8" w:rsidR="37F496B4">
        <w:rPr>
          <w:rFonts w:ascii="Times New Roman" w:hAnsi="Times New Roman" w:eastAsia="Times New Roman" w:cs="Times New Roman"/>
          <w:kern w:val="0"/>
          <w14:ligatures w14:val="none"/>
        </w:rPr>
        <w:t xml:space="preserve"> essential to ensure safety and accuracy.</w:t>
      </w:r>
    </w:p>
    <w:p w:rsidR="002C4E5E" w:rsidP="56E772E5" w:rsidRDefault="002C4E5E" w14:paraId="586E15A8" w14:textId="068C5EA6">
      <w:pPr>
        <w:rPr>
          <w:rFonts w:ascii="Times New Roman" w:hAnsi="Times New Roman" w:eastAsia="Times New Roman" w:cs="Times New Roman"/>
        </w:rPr>
      </w:pPr>
    </w:p>
    <w:p w:rsidR="002C4E5E" w:rsidP="56E772E5" w:rsidRDefault="002C4E5E" w14:paraId="1ACA83AF" w14:textId="26C3027B">
      <w:pPr>
        <w:rPr>
          <w:rFonts w:ascii="Times New Roman" w:hAnsi="Times New Roman" w:eastAsia="Times New Roman" w:cs="Times New Roman"/>
        </w:rPr>
      </w:pPr>
    </w:p>
    <w:p w:rsidR="002C4E5E" w:rsidP="1BEF2DC6" w:rsidRDefault="002C4E5E" w14:paraId="2F503DA0" w14:textId="4D64BAA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13438"/>
          <w:sz w:val="24"/>
          <w:szCs w:val="24"/>
          <w:lang w:val="en-US"/>
        </w:rPr>
      </w:pPr>
      <w:r w:rsidRPr="1BEF2DC6" w:rsidR="6B887E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13438"/>
          <w:sz w:val="24"/>
          <w:szCs w:val="24"/>
          <w:u w:val="single"/>
          <w:lang w:val="en-US"/>
        </w:rPr>
        <w:t>Table 1. Accuracy</w:t>
      </w:r>
      <w:r w:rsidRPr="1BEF2DC6" w:rsidR="6B887E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13438"/>
          <w:sz w:val="24"/>
          <w:szCs w:val="24"/>
          <w:u w:val="single"/>
          <w:lang w:val="en-US"/>
        </w:rPr>
        <w:t xml:space="preserve">, </w:t>
      </w:r>
      <w:r w:rsidRPr="1BEF2DC6" w:rsidR="6B887E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13438"/>
          <w:sz w:val="24"/>
          <w:szCs w:val="24"/>
          <w:u w:val="single"/>
          <w:lang w:val="en-US"/>
        </w:rPr>
        <w:t xml:space="preserve">Omission, and Fabrication Rates for Radiology and Pathology Elements: LLM vs. Human Summaries </w:t>
      </w:r>
    </w:p>
    <w:tbl>
      <w:tblPr>
        <w:tblStyle w:val="TableNormal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420" w:firstRow="1" w:lastRow="0" w:firstColumn="0" w:lastColumn="0" w:noHBand="0" w:noVBand="1"/>
      </w:tblPr>
      <w:tblGrid>
        <w:gridCol w:w="2145"/>
        <w:gridCol w:w="1155"/>
        <w:gridCol w:w="90"/>
        <w:gridCol w:w="1080"/>
        <w:gridCol w:w="1350"/>
        <w:gridCol w:w="1170"/>
        <w:gridCol w:w="1155"/>
        <w:gridCol w:w="1260"/>
        <w:gridCol w:w="90"/>
        <w:gridCol w:w="1065"/>
      </w:tblGrid>
      <w:tr w:rsidR="56E772E5" w:rsidTr="1BEF2DC6" w14:paraId="577037AF">
        <w:trPr>
          <w:trHeight w:val="57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1604E23" w14:textId="321A12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  <w:tc>
          <w:tcPr>
            <w:tcW w:w="367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ACCCA9E" w14:textId="141A785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Human (%)</w:t>
            </w:r>
          </w:p>
        </w:tc>
        <w:tc>
          <w:tcPr>
            <w:tcW w:w="35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79B1938" w14:textId="0844BCB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AI 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48402133" w14:textId="01B000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</w:tr>
      <w:tr w:rsidR="56E772E5" w:rsidTr="1BEF2DC6" w14:paraId="258E27E6">
        <w:trPr>
          <w:trHeight w:val="57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46A0D80" w14:textId="4F7963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8FBB0E8" w14:textId="1B361FB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Accuracy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A12326C" w14:textId="06B243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Omission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62575231" w14:textId="41CBE96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Fabrication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9B9EDF8" w14:textId="21243C1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Accuracy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25AAA853" w14:textId="4496654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Omission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4E316BEB" w14:textId="236F655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Fabrication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0AE8B8E9" w14:textId="7DC7E6F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P-value</w:t>
            </w:r>
          </w:p>
        </w:tc>
      </w:tr>
      <w:tr w:rsidR="56E772E5" w:rsidTr="1BEF2DC6" w14:paraId="773C8D13">
        <w:trPr>
          <w:trHeight w:val="570"/>
        </w:trPr>
        <w:tc>
          <w:tcPr>
            <w:tcW w:w="2145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946AF3F" w14:textId="2F6FBB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Lesion size </w:t>
            </w:r>
          </w:p>
        </w:tc>
        <w:tc>
          <w:tcPr>
            <w:tcW w:w="1245" w:type="dxa"/>
            <w:gridSpan w:val="2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5F25D13" w14:textId="0AF9AFD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  <w:r w:rsidRPr="1BEF2DC6" w:rsidR="52A8D3E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</w:t>
            </w:r>
            <w:r w:rsidRPr="1BEF2DC6" w:rsidR="49F9D6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(92-98)</w:t>
            </w:r>
          </w:p>
        </w:tc>
        <w:tc>
          <w:tcPr>
            <w:tcW w:w="108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318D256" w14:textId="70DB6D5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2.6</w:t>
            </w:r>
            <w:r w:rsidRPr="1BEF2DC6" w:rsidR="1853439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</w:t>
            </w:r>
            <w:r w:rsidRPr="1BEF2DC6" w:rsidR="7FB13FF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(0.94</w:t>
            </w:r>
            <w:r w:rsidRPr="1BEF2DC6" w:rsidR="73D496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-6.2)</w:t>
            </w:r>
          </w:p>
        </w:tc>
        <w:tc>
          <w:tcPr>
            <w:tcW w:w="135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097FF10" w14:textId="3E3ADD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</w:t>
            </w:r>
            <w:r w:rsidRPr="1BEF2DC6" w:rsidR="51B18FB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</w:t>
            </w:r>
            <w:r w:rsidRPr="1BEF2DC6" w:rsidR="231A5FA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0.18-4.0</w:t>
            </w:r>
            <w:r w:rsidRPr="1BEF2DC6" w:rsidR="51B18FB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)</w:t>
            </w:r>
          </w:p>
        </w:tc>
        <w:tc>
          <w:tcPr>
            <w:tcW w:w="117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0FD1647" w14:textId="07778A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95</w:t>
            </w:r>
            <w:r w:rsidRPr="1BEF2DC6" w:rsidR="2D8188C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(91-98)</w:t>
            </w:r>
          </w:p>
        </w:tc>
        <w:tc>
          <w:tcPr>
            <w:tcW w:w="1155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FBE6815" w14:textId="48AF8F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2.6</w:t>
            </w:r>
            <w:r w:rsidRPr="1BEF2DC6" w:rsidR="5D1EEF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(0.94-6.2)</w:t>
            </w:r>
          </w:p>
        </w:tc>
        <w:tc>
          <w:tcPr>
            <w:tcW w:w="126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1411B50" w14:textId="5B7C71C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1BEF2DC6" w:rsidR="0BBC3EF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  <w:r w:rsidRPr="1BEF2DC6" w:rsidR="5D1EEF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(0.66-5.5)</w:t>
            </w:r>
          </w:p>
        </w:tc>
        <w:tc>
          <w:tcPr>
            <w:tcW w:w="1155" w:type="dxa"/>
            <w:gridSpan w:val="2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6824D44" w14:textId="64E1D3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0.6</w:t>
            </w:r>
            <w:ins w:author="Sevilimedu Veeravalli, Srinivasa" w:date="2026-03-04T19:28:51.432Z" w16du:dateUtc="2026-03-04T19:28:51.432Z" w:id="602214505">
              <w:r w:rsidRPr="56E772E5" w:rsidR="05AED8B1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1</w:t>
              </w:r>
            </w:ins>
          </w:p>
        </w:tc>
      </w:tr>
      <w:tr w:rsidR="56E772E5" w:rsidTr="1BEF2DC6" w14:paraId="2C64C5AE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3A12FD8" w14:textId="06A5BA6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Lesion location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FEA7A04" w14:textId="285EBC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  <w:r w:rsidRPr="1BEF2DC6" w:rsidR="6E69D7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(95-100)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5AA7F8E" w14:textId="367FBCD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1.5</w:t>
            </w:r>
            <w:r w:rsidRPr="1BEF2DC6" w:rsidR="1E3698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(0.39-4.7)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9563C2A" w14:textId="3D7A91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  <w:r w:rsidRPr="1BEF2DC6" w:rsidR="22F515F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5E96F08" w14:textId="7B11327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  <w:r w:rsidRPr="1BEF2DC6" w:rsidR="3F6799C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(95-99)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06A46B0" w14:textId="151999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</w:t>
            </w:r>
            <w:r w:rsidRPr="1BEF2DC6" w:rsidR="380DA4A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 (0.65-5.4)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55D3342" w14:textId="03D30C9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DC5AC21" w14:textId="02EE224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3298C3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0.99</w:t>
            </w:r>
          </w:p>
        </w:tc>
      </w:tr>
      <w:tr w:rsidR="56E772E5" w:rsidTr="1BEF2DC6" w14:paraId="6A991467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6D19CA0" w14:textId="399659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76C2F9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</w:t>
            </w: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aterality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F3CE98C" w14:textId="0E636BE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100</w:t>
            </w:r>
            <w:r w:rsidRPr="1BEF2DC6" w:rsidR="749BD2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(97-100)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12127A2" w14:textId="0D35A35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73F00B0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8ECCF7E" w14:textId="5E2F52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E90BF9D" w14:textId="5D782D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100</w:t>
            </w:r>
            <w:r w:rsidRPr="1BEF2DC6" w:rsidR="3CDC76F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(97-100)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3E8404D" w14:textId="5A0A82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4FAFB80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2898E6A0" w14:textId="212E92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BCE6CA0" w14:textId="276A9D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13EEBB1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0.99</w:t>
            </w:r>
          </w:p>
        </w:tc>
      </w:tr>
      <w:tr w:rsidR="56E772E5" w:rsidTr="1BEF2DC6" w14:paraId="65A57253">
        <w:trPr>
          <w:trHeight w:val="1125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9CF73B6" w14:textId="331E4CA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Calcification</w:t>
            </w:r>
            <w:r w:rsidRPr="1BEF2DC6" w:rsidR="5216F0E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s and a</w:t>
            </w: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symmetry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D4BAC1E" w14:textId="45A157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94</w:t>
            </w:r>
            <w:r w:rsidRPr="1BEF2DC6" w:rsidR="23A39C5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(87-97)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AAAA061" w14:textId="653CF1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6.3</w:t>
            </w:r>
            <w:r w:rsidRPr="1BEF2DC6" w:rsidR="2CDC74E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(3-12)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07C2C50" w14:textId="070B77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DAD679D" w14:textId="1BD20C4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  <w:r w:rsidRPr="1BEF2DC6" w:rsidR="642B1E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(93-99)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81359BA" w14:textId="222DE0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2.4</w:t>
            </w:r>
            <w:r w:rsidRPr="1BEF2DC6" w:rsidR="4A15B5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(0.61-7.</w:t>
            </w:r>
            <w:r w:rsidRPr="1BEF2DC6" w:rsidR="4A15B5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672C0CC4" w14:textId="5AB2C2E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8A25F0E" w14:textId="0DE4856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0.2</w:t>
            </w:r>
            <w:r w:rsidRPr="1BEF2DC6" w:rsidR="526386F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</w:t>
            </w:r>
          </w:p>
        </w:tc>
      </w:tr>
      <w:tr w:rsidR="56E772E5" w:rsidTr="1BEF2DC6" w14:paraId="467A5277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7F01A39" w14:textId="5EE2FF4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MRI enhancement 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C19A694" w14:textId="6C1B8C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  <w:r w:rsidRPr="1BEF2DC6" w:rsidR="380218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(74-93)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E720F08" w14:textId="46D940D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14</w:t>
            </w:r>
            <w:r w:rsidRPr="1BEF2DC6" w:rsidR="7DB1CA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(6.7-26)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AB2C36F" w14:textId="480113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5BB6CCE" w14:textId="5C17FFE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  <w:r w:rsidRPr="1BEF2DC6" w:rsidR="012868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(87-99)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4BBBB0A" w14:textId="565771A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3.5</w:t>
            </w:r>
            <w:r w:rsidRPr="1BEF2DC6" w:rsidR="69F4D7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(0.61-13)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42DBE69E" w14:textId="5242F7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1E59D91" w14:textId="607241C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0.07</w:t>
            </w:r>
          </w:p>
        </w:tc>
      </w:tr>
      <w:tr w:rsidR="56E772E5" w:rsidTr="1BEF2DC6" w14:paraId="7AEFC3D3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EA834C0" w14:textId="1079E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Extent enhancement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DDCC958" w14:textId="39B49F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87</w:t>
            </w:r>
            <w:r w:rsidRPr="1BEF2DC6" w:rsidR="71F9534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(77-93)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5404E42" w14:textId="2AFC63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12</w:t>
            </w:r>
            <w:r w:rsidRPr="1BEF2DC6" w:rsidR="33AD9E6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(6.6-21)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2DC83BD" w14:textId="3329658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  <w:r w:rsidRPr="1BEF2DC6" w:rsidR="3225D7B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(0.06-7.0)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D42DF8E" w14:textId="29F0D5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  <w:r w:rsidRPr="1BEF2DC6" w:rsidR="1127B7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(88-99)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9979357" w14:textId="2549A2E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3.4</w:t>
            </w:r>
            <w:r w:rsidRPr="1BEF2DC6" w:rsidR="27D715D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(0.87-10)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6C0B364" w14:textId="2E5BD36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  <w:r w:rsidRPr="1BEF2DC6" w:rsidR="643D28F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(0.06-7.0)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2356879" w14:textId="5CF577E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0.04</w:t>
            </w:r>
          </w:p>
        </w:tc>
      </w:tr>
      <w:tr w:rsidR="56E772E5" w:rsidTr="1BEF2DC6" w14:paraId="2308D94B">
        <w:trPr>
          <w:trHeight w:val="525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2BD9250" w14:textId="341AB8A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Lymph node status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36CE3E8" w14:textId="64E846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72</w:t>
            </w:r>
            <w:r w:rsidRPr="1BEF2DC6" w:rsidR="4C17DFE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(64-78)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AC2B96D" w14:textId="139C066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28</w:t>
            </w:r>
            <w:r w:rsidRPr="1BEF2DC6" w:rsidR="60D1ACB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(22-36)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39D5E4B" w14:textId="3F1E9C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F3DA78D" w14:textId="4AA2F4A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95</w:t>
            </w:r>
            <w:r w:rsidRPr="1BEF2DC6" w:rsidR="35DE62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(90-98)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2363B5E" w14:textId="6A19298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4.9</w:t>
            </w:r>
            <w:r w:rsidRPr="1BEF2DC6" w:rsidR="1EF089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</w:t>
            </w:r>
            <w:r w:rsidRPr="1BEF2DC6" w:rsidR="61504C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(2.3-9.8)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107EB21" w14:textId="286448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7E0DEAA" w14:textId="6408DD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56E772E5" w:rsidTr="1BEF2DC6" w14:paraId="016856D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7002A83" w14:textId="51F2201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Biopsy method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CEF3CF1" w14:textId="1756117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93</w:t>
            </w:r>
            <w:r w:rsidRPr="1BEF2DC6" w:rsidR="4EE8494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(88-96)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DFC07A5" w14:textId="0C346A5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6.5</w:t>
            </w:r>
            <w:r w:rsidRPr="1BEF2DC6" w:rsidR="0E9AC9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(3.7-11)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4E37836" w14:textId="38FB4BA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6B33C45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F8F50D1" w14:textId="4372E4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99</w:t>
            </w:r>
            <w:r w:rsidRPr="1BEF2DC6" w:rsidR="63C98F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(97-100)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12E30020" w14:textId="4918F60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9355EF2" w14:textId="153157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3F8634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D08689D" w14:textId="00454C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</w:t>
            </w:r>
            <w:r w:rsidRPr="1BEF2DC6" w:rsidR="6473AA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</w:t>
            </w:r>
          </w:p>
        </w:tc>
      </w:tr>
      <w:tr w:rsidR="56E772E5" w:rsidTr="1BEF2DC6" w14:paraId="2F7BCE6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2D39ED09" w14:textId="77FE4A5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Clip placement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654A729" w14:textId="76937F2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  <w:r w:rsidRPr="1BEF2DC6" w:rsidR="0F94789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(80-91)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0A97BD6" w14:textId="2EBEF6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14</w:t>
            </w:r>
            <w:r w:rsidRPr="1BEF2DC6" w:rsidR="54D64D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(9.3-20)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E3D3A2D" w14:textId="294B0A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A5B2338" w14:textId="5EED32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97</w:t>
            </w:r>
            <w:r w:rsidRPr="1BEF2DC6" w:rsidR="525C52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(93-99)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D6442DE" w14:textId="7BC7CE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2.8</w:t>
            </w:r>
            <w:r w:rsidRPr="1BEF2DC6" w:rsidR="199D25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(1.0-6.7)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BCD09C3" w14:textId="7D75675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0.6</w:t>
            </w:r>
            <w:r w:rsidRPr="1BEF2DC6" w:rsidR="122239F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(0.03-3.5)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56100135" w14:textId="24C2BA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56E772E5" w:rsidTr="1BEF2DC6" w14:paraId="4266C319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74AC24D" w14:textId="0CC2EEE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Histology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FA5CE7B" w14:textId="24D6410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  <w:r w:rsidRPr="1BEF2DC6" w:rsidR="2B45A8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(95-99)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76728AB" w14:textId="4BF8414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  <w:r w:rsidRPr="1BEF2DC6" w:rsidR="08762A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(0.64-5.4)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0F7DA2D6" w14:textId="358806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F89D32F" w14:textId="4016DB2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  <w:r w:rsidRPr="1BEF2DC6" w:rsidR="4963970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(94-99)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6809543" w14:textId="0069679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  <w:r w:rsidRPr="1BEF2DC6" w:rsidR="7C09A43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(0.64-5.4)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7E52ECE" w14:textId="6D49D5C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4668759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</w:t>
            </w:r>
            <w:r w:rsidRPr="1BEF2DC6" w:rsidR="4668759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40A901A" w14:textId="7F086C4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0.7</w:t>
            </w:r>
            <w:r w:rsidRPr="1BEF2DC6" w:rsidR="083A660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4</w:t>
            </w:r>
          </w:p>
        </w:tc>
      </w:tr>
      <w:tr w:rsidR="56E772E5" w:rsidTr="1BEF2DC6" w14:paraId="3B63FFB1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685570D6" w14:textId="766C1AD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Invasive component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D4C588F" w14:textId="1D12FD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30</w:t>
            </w:r>
            <w:r w:rsidRPr="1BEF2DC6" w:rsidR="639342F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(23-38)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EAFC102" w14:textId="3DDB1D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70</w:t>
            </w:r>
            <w:r w:rsidRPr="1BEF2DC6" w:rsidR="270DE4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(62-77)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70D0221A" w14:textId="2952C8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3087A62" w14:textId="40E3F84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94</w:t>
            </w:r>
            <w:r w:rsidRPr="1BEF2DC6" w:rsidR="39B587E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(88-97)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8E663A7" w14:textId="0A93E32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4.8</w:t>
            </w:r>
            <w:r w:rsidRPr="1BEF2DC6" w:rsidR="2290133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(2.1-10)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52B6D4B" w14:textId="40583D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1.4</w:t>
            </w:r>
            <w:r w:rsidRPr="1BEF2DC6" w:rsidR="4C31BD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(0.24-5.4)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0532AF29" w14:textId="12B04C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56E772E5" w:rsidTr="1BEF2DC6" w14:paraId="52E9217C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95127A6" w14:textId="348FB1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Receptor status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B554260" w14:textId="1ED5E5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  <w:r w:rsidRPr="1BEF2DC6" w:rsidR="4322319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(92-98)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237829D2" w14:textId="3BF3A4B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3.2</w:t>
            </w:r>
            <w:r w:rsidRPr="1BEF2DC6" w:rsidR="46DD0BE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(1.3-7.3)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8412C51" w14:textId="22EDB1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183A3AB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(0.03-3.4)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44A0DFD8" w14:textId="7FA6B74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  <w:r w:rsidRPr="1BEF2DC6" w:rsidR="073C22C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(80-90)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3D7524A" w14:textId="5719EBF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13</w:t>
            </w:r>
            <w:r w:rsidRPr="1BEF2DC6" w:rsidR="3A42D28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(8.7-19)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F0C1B30" w14:textId="744288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  <w:r w:rsidRPr="1BEF2DC6" w:rsidR="010D97B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(0.19-4.3)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928B408" w14:textId="11CE76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0.002</w:t>
            </w:r>
          </w:p>
        </w:tc>
      </w:tr>
      <w:tr w:rsidR="56E772E5" w:rsidTr="1BEF2DC6" w14:paraId="64A5DFA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389E9311" w14:textId="56804D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Preserved chronology 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5915701" w14:textId="72DE6B7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97</w:t>
            </w:r>
            <w:r w:rsidRPr="1BEF2DC6" w:rsidR="263B11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</w:t>
            </w:r>
            <w:r w:rsidRPr="1BEF2DC6" w:rsidR="3C9444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(94-99)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B432FA8" w14:textId="1DF447A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  <w:r w:rsidRPr="1BEF2DC6" w:rsidR="0F4E4E4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(0.65-5.4)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36FFABF1" w14:textId="3DB42D5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59CE38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ED9D33D" w14:textId="15ADD5A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99</w:t>
            </w:r>
            <w:r w:rsidRPr="1BEF2DC6" w:rsidR="393F500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(96-100)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D60858E" w14:textId="7F6990F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2D84AB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120FADFA" w14:textId="53783B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  <w:r w:rsidRPr="1BEF2DC6" w:rsidR="7EE3CD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(0.03-3.2)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C4EE006" w14:textId="7A386E9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0.2</w:t>
            </w:r>
            <w:r w:rsidRPr="1BEF2DC6" w:rsidR="2B0251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</w:t>
            </w:r>
          </w:p>
        </w:tc>
      </w:tr>
      <w:tr w:rsidR="56E772E5" w:rsidTr="1BEF2DC6" w14:paraId="4AB03873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162F69A" w14:textId="1F475DB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Work up </w:t>
            </w:r>
            <w:r w:rsidRPr="1BEF2DC6" w:rsidR="69A4E3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recommendations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AAB3C1D" w14:textId="149DCC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83</w:t>
            </w:r>
            <w:r w:rsidRPr="1BEF2DC6" w:rsidR="3F0B503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</w:t>
            </w:r>
            <w:r w:rsidRPr="1BEF2DC6" w:rsidR="12344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76-88)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5F919597" w14:textId="1A0630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17</w:t>
            </w:r>
            <w:r w:rsidRPr="1BEF2DC6" w:rsidR="0D7723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(12-24)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05E30CD2" w14:textId="152A68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77E4DBBC" w14:textId="0BE341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92</w:t>
            </w:r>
            <w:r w:rsidRPr="1BEF2DC6" w:rsidR="53CC0F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(86-95)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623CE33B" w14:textId="3A6C1F4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6.8</w:t>
            </w:r>
            <w:r w:rsidRPr="1BEF2DC6" w:rsidR="28F5277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(3.6-12)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1BEF2DC6" w:rsidRDefault="56E772E5" w14:paraId="00CF4EEB" w14:textId="400CCE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1BEF2DC6" w:rsidR="41F203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1.2</w:t>
            </w:r>
            <w:r w:rsidRPr="1BEF2DC6" w:rsidR="2746A05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 (0.22-4.9)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56E772E5" w:rsidP="56E772E5" w:rsidRDefault="56E772E5" w14:paraId="48BF6DE4" w14:textId="6C06A2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56E772E5" w:rsidR="56E772E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0.02</w:t>
            </w:r>
          </w:p>
        </w:tc>
      </w:tr>
    </w:tbl>
    <w:p w:rsidR="002C4E5E" w:rsidP="56E772E5" w:rsidRDefault="002C4E5E" w14:paraId="675C42FC" w14:textId="5220738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C4E5E" w:rsidRDefault="002C4E5E" w14:paraId="2E886DD5" w14:textId="068B80BF"/>
    <w:sectPr w:rsidR="002C4E5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T" w:author="Moo, Tracy-Ann" w:date="2026-03-04T07:46:42" w:id="801076356">
    <w:p xmlns:w14="http://schemas.microsoft.com/office/word/2010/wordml" xmlns:w="http://schemas.openxmlformats.org/wordprocessingml/2006/main" w:rsidR="4FDDE257" w:rsidRDefault="0E1D90CF" w14:paraId="6E767689" w14:textId="12A1A69E">
      <w:pPr>
        <w:pStyle w:val="CommentText"/>
      </w:pPr>
      <w:r>
        <w:rPr>
          <w:rStyle w:val="CommentReference"/>
        </w:rPr>
        <w:annotationRef/>
      </w:r>
      <w:r w:rsidRPr="044F16E3" w:rsidR="29CBA628">
        <w:t>Double check this with Vardan</w:t>
      </w:r>
    </w:p>
  </w:comment>
  <w:comment xmlns:w="http://schemas.openxmlformats.org/wordprocessingml/2006/main" w:initials="MG" w:author="Montagna, Giacomo" w:date="2026-03-07T15:10:07" w:id="161686547">
    <w:p xmlns:w14="http://schemas.microsoft.com/office/word/2010/wordml" xmlns:w="http://schemas.openxmlformats.org/wordprocessingml/2006/main" w:rsidR="72D5D5D2" w:rsidRDefault="58BD233B" w14:paraId="0E054FCF" w14:textId="7CA0A702">
      <w:pPr>
        <w:pStyle w:val="CommentText"/>
      </w:pPr>
      <w:r>
        <w:rPr>
          <w:rStyle w:val="CommentReference"/>
        </w:rPr>
        <w:annotationRef/>
      </w:r>
      <w:r w:rsidRPr="6906E064" w:rsidR="6F5F8DED">
        <w:t>maybe say " to concisely summarise"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E767689"/>
  <w15:commentEx w15:done="1" w15:paraId="0E054FC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9BA459D" w16cex:dateUtc="2026-03-04T12:46:42.71Z"/>
  <w16cex:commentExtensible w16cex:durableId="71FDF1D9" w16cex:dateUtc="2026-03-07T20:10:07.793Z">
    <w16cex:extLst>
      <w16:ext w16:uri="{CE6994B0-6A32-4C9F-8C6B-6E91EDA988CE}">
        <cr:reactions xmlns:cr="http://schemas.microsoft.com/office/comments/2020/reactions">
          <cr:reaction reactionType="1">
            <cr:reactionInfo dateUtc="2026-03-09T15:10:47.981Z">
              <cr:user userId="S::jamesr4@mskcc.org::2289ddc5-885d-4588-a312-b6745df56974" userProvider="AD" userName="James, Robert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767689" w16cid:durableId="59BA459D"/>
  <w16cid:commentId w16cid:paraId="0E054FCF" w16cid:durableId="71FDF1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Moo, Tracy-Ann">
    <w15:presenceInfo w15:providerId="AD" w15:userId="S::moot@mskcc.org::e490a5e5-3539-44fa-b5fd-6796a84c504b"/>
  </w15:person>
  <w15:person w15:author="James, Robert">
    <w15:presenceInfo w15:providerId="AD" w15:userId="S::jamesr4@mskcc.org::2289ddc5-885d-4588-a312-b6745df56974"/>
  </w15:person>
  <w15:person w15:author="Sevilimedu Veeravalli, Srinivasa">
    <w15:presenceInfo w15:providerId="AD" w15:userId="S::sevilims@mskcc.org::ad9c250a-f92d-4aa0-93fd-1e74071a1aed"/>
  </w15:person>
  <w15:person w15:author="Sevilimedu Veeravalli, Srinivasa">
    <w15:presenceInfo w15:providerId="AD" w15:userId="S::sevilims@mskcc.org::ad9c250a-f92d-4aa0-93fd-1e74071a1aed"/>
  </w15:person>
  <w15:person w15:author="James, Robert">
    <w15:presenceInfo w15:providerId="AD" w15:userId="S::jamesr4@mskcc.org::2289ddc5-885d-4588-a312-b6745df56974"/>
  </w15:person>
  <w15:person w15:author="Montagna, Giacomo">
    <w15:presenceInfo w15:providerId="AD" w15:userId="S::montagng@mskcc.org::54d70c94-aa83-47f9-bea9-60bde5fee66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1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5E"/>
    <w:rsid w:val="002C4E5E"/>
    <w:rsid w:val="002F91CE"/>
    <w:rsid w:val="006E7822"/>
    <w:rsid w:val="00D95855"/>
    <w:rsid w:val="010D97BC"/>
    <w:rsid w:val="0128688F"/>
    <w:rsid w:val="02D351EC"/>
    <w:rsid w:val="02F4349B"/>
    <w:rsid w:val="030BE1E8"/>
    <w:rsid w:val="031BEF5F"/>
    <w:rsid w:val="036E6E0B"/>
    <w:rsid w:val="03795563"/>
    <w:rsid w:val="044A3702"/>
    <w:rsid w:val="04C339B9"/>
    <w:rsid w:val="05375891"/>
    <w:rsid w:val="059449A3"/>
    <w:rsid w:val="059449A3"/>
    <w:rsid w:val="05AED8B1"/>
    <w:rsid w:val="0682446D"/>
    <w:rsid w:val="068F209A"/>
    <w:rsid w:val="073C22C8"/>
    <w:rsid w:val="083A660F"/>
    <w:rsid w:val="083B1231"/>
    <w:rsid w:val="085B4684"/>
    <w:rsid w:val="085DC5FD"/>
    <w:rsid w:val="08762A5F"/>
    <w:rsid w:val="0BAC89AF"/>
    <w:rsid w:val="0BBC3EF4"/>
    <w:rsid w:val="0C2A5918"/>
    <w:rsid w:val="0CC9C992"/>
    <w:rsid w:val="0CD681DA"/>
    <w:rsid w:val="0CDD7F8B"/>
    <w:rsid w:val="0CEB3827"/>
    <w:rsid w:val="0D772323"/>
    <w:rsid w:val="0E4D2180"/>
    <w:rsid w:val="0E5243DD"/>
    <w:rsid w:val="0E70D668"/>
    <w:rsid w:val="0E9AC942"/>
    <w:rsid w:val="0F006940"/>
    <w:rsid w:val="0F4E4E4E"/>
    <w:rsid w:val="0F947898"/>
    <w:rsid w:val="0FEE1A60"/>
    <w:rsid w:val="0FFA9D20"/>
    <w:rsid w:val="1108768E"/>
    <w:rsid w:val="1127B711"/>
    <w:rsid w:val="114D7C6F"/>
    <w:rsid w:val="1191CDD6"/>
    <w:rsid w:val="11D82C98"/>
    <w:rsid w:val="12087074"/>
    <w:rsid w:val="122239F2"/>
    <w:rsid w:val="12344B71"/>
    <w:rsid w:val="128E1ED2"/>
    <w:rsid w:val="12AB4B3A"/>
    <w:rsid w:val="12E66081"/>
    <w:rsid w:val="131DD964"/>
    <w:rsid w:val="13EEBB1B"/>
    <w:rsid w:val="1402EE8C"/>
    <w:rsid w:val="1475A3E3"/>
    <w:rsid w:val="1540DB1C"/>
    <w:rsid w:val="15D14001"/>
    <w:rsid w:val="16F90404"/>
    <w:rsid w:val="16FEC5D2"/>
    <w:rsid w:val="183A3AB9"/>
    <w:rsid w:val="18534399"/>
    <w:rsid w:val="18648281"/>
    <w:rsid w:val="188F2F7F"/>
    <w:rsid w:val="18C61143"/>
    <w:rsid w:val="199D25F5"/>
    <w:rsid w:val="1A1F0874"/>
    <w:rsid w:val="1BEF2DC6"/>
    <w:rsid w:val="1C23AE2F"/>
    <w:rsid w:val="1D01BACD"/>
    <w:rsid w:val="1D0FF2A3"/>
    <w:rsid w:val="1D62A413"/>
    <w:rsid w:val="1E369875"/>
    <w:rsid w:val="1EBDD768"/>
    <w:rsid w:val="1EC181C4"/>
    <w:rsid w:val="1EF08930"/>
    <w:rsid w:val="1F2F8466"/>
    <w:rsid w:val="1F356204"/>
    <w:rsid w:val="202491C4"/>
    <w:rsid w:val="205BB35E"/>
    <w:rsid w:val="215F28BF"/>
    <w:rsid w:val="21D46007"/>
    <w:rsid w:val="21E79544"/>
    <w:rsid w:val="222F2780"/>
    <w:rsid w:val="2265F8DD"/>
    <w:rsid w:val="2290133C"/>
    <w:rsid w:val="22BF438C"/>
    <w:rsid w:val="22F515FC"/>
    <w:rsid w:val="231A5FA3"/>
    <w:rsid w:val="232E0F83"/>
    <w:rsid w:val="23A39C56"/>
    <w:rsid w:val="24F95FF8"/>
    <w:rsid w:val="263B1130"/>
    <w:rsid w:val="2660A947"/>
    <w:rsid w:val="268637EA"/>
    <w:rsid w:val="269C67DF"/>
    <w:rsid w:val="26F28B51"/>
    <w:rsid w:val="270DE48B"/>
    <w:rsid w:val="27360249"/>
    <w:rsid w:val="2746A051"/>
    <w:rsid w:val="27D715D7"/>
    <w:rsid w:val="28E719AD"/>
    <w:rsid w:val="28F52774"/>
    <w:rsid w:val="29CD950A"/>
    <w:rsid w:val="2A147829"/>
    <w:rsid w:val="2AA87F9E"/>
    <w:rsid w:val="2B0251A6"/>
    <w:rsid w:val="2B45A8B2"/>
    <w:rsid w:val="2BBE417E"/>
    <w:rsid w:val="2C116CFB"/>
    <w:rsid w:val="2CDC74E7"/>
    <w:rsid w:val="2D40D95D"/>
    <w:rsid w:val="2D8188CB"/>
    <w:rsid w:val="2D84ABB3"/>
    <w:rsid w:val="2E6D2948"/>
    <w:rsid w:val="2F04A39B"/>
    <w:rsid w:val="305479BD"/>
    <w:rsid w:val="305479BD"/>
    <w:rsid w:val="30B08EDE"/>
    <w:rsid w:val="310B7F2D"/>
    <w:rsid w:val="31175917"/>
    <w:rsid w:val="31202699"/>
    <w:rsid w:val="31D53453"/>
    <w:rsid w:val="31EB3EFD"/>
    <w:rsid w:val="3225D7B8"/>
    <w:rsid w:val="32881A69"/>
    <w:rsid w:val="3292D43F"/>
    <w:rsid w:val="3298C342"/>
    <w:rsid w:val="329E4AB8"/>
    <w:rsid w:val="3357DDBF"/>
    <w:rsid w:val="3394F777"/>
    <w:rsid w:val="33AD9E62"/>
    <w:rsid w:val="33C666AD"/>
    <w:rsid w:val="33E7C793"/>
    <w:rsid w:val="34158FE2"/>
    <w:rsid w:val="343B2C7C"/>
    <w:rsid w:val="34731512"/>
    <w:rsid w:val="34BCB690"/>
    <w:rsid w:val="350B5F53"/>
    <w:rsid w:val="35A2E57D"/>
    <w:rsid w:val="35B3F332"/>
    <w:rsid w:val="35C4B09B"/>
    <w:rsid w:val="35DE6293"/>
    <w:rsid w:val="3600377C"/>
    <w:rsid w:val="36BCF800"/>
    <w:rsid w:val="36C72F6C"/>
    <w:rsid w:val="372BC3B3"/>
    <w:rsid w:val="37EF7A04"/>
    <w:rsid w:val="37F496B4"/>
    <w:rsid w:val="3802189A"/>
    <w:rsid w:val="380DA4A7"/>
    <w:rsid w:val="3869F03B"/>
    <w:rsid w:val="386CE4E3"/>
    <w:rsid w:val="38D118EB"/>
    <w:rsid w:val="393F5000"/>
    <w:rsid w:val="39704132"/>
    <w:rsid w:val="39B587EC"/>
    <w:rsid w:val="3A0A7464"/>
    <w:rsid w:val="3A247295"/>
    <w:rsid w:val="3A42D280"/>
    <w:rsid w:val="3B991D2B"/>
    <w:rsid w:val="3C3B4851"/>
    <w:rsid w:val="3C45E90C"/>
    <w:rsid w:val="3C9444B3"/>
    <w:rsid w:val="3C99E149"/>
    <w:rsid w:val="3CDC76FD"/>
    <w:rsid w:val="3CE74554"/>
    <w:rsid w:val="3E0E751C"/>
    <w:rsid w:val="3E1FB754"/>
    <w:rsid w:val="3F0B503A"/>
    <w:rsid w:val="3F285F54"/>
    <w:rsid w:val="3F5D6905"/>
    <w:rsid w:val="3F6799C2"/>
    <w:rsid w:val="3F86349A"/>
    <w:rsid w:val="404F73C8"/>
    <w:rsid w:val="40BB2FEE"/>
    <w:rsid w:val="41C29507"/>
    <w:rsid w:val="41F2038B"/>
    <w:rsid w:val="42E0BBC5"/>
    <w:rsid w:val="4322319D"/>
    <w:rsid w:val="437E0115"/>
    <w:rsid w:val="43B41CA7"/>
    <w:rsid w:val="448BA6D5"/>
    <w:rsid w:val="448C6D5E"/>
    <w:rsid w:val="44E60FA7"/>
    <w:rsid w:val="45AFBE49"/>
    <w:rsid w:val="46687595"/>
    <w:rsid w:val="469A9085"/>
    <w:rsid w:val="46DD0BE4"/>
    <w:rsid w:val="47242C8A"/>
    <w:rsid w:val="487C149B"/>
    <w:rsid w:val="48843BF8"/>
    <w:rsid w:val="4898645C"/>
    <w:rsid w:val="4963970D"/>
    <w:rsid w:val="49D19E4F"/>
    <w:rsid w:val="49F9D62D"/>
    <w:rsid w:val="4A04FF48"/>
    <w:rsid w:val="4A15B513"/>
    <w:rsid w:val="4A73A815"/>
    <w:rsid w:val="4B46D900"/>
    <w:rsid w:val="4B60C1FC"/>
    <w:rsid w:val="4BFF318B"/>
    <w:rsid w:val="4C03A5D4"/>
    <w:rsid w:val="4C17DFE6"/>
    <w:rsid w:val="4C31BDE5"/>
    <w:rsid w:val="4C48AF25"/>
    <w:rsid w:val="4D52EC84"/>
    <w:rsid w:val="4EE84944"/>
    <w:rsid w:val="4EF27F62"/>
    <w:rsid w:val="4F0070B3"/>
    <w:rsid w:val="4F0C9D01"/>
    <w:rsid w:val="4F15AD26"/>
    <w:rsid w:val="4F384EA1"/>
    <w:rsid w:val="4F602123"/>
    <w:rsid w:val="4F63697F"/>
    <w:rsid w:val="4FAFB80F"/>
    <w:rsid w:val="4FBA1A12"/>
    <w:rsid w:val="514E344F"/>
    <w:rsid w:val="51B18FB0"/>
    <w:rsid w:val="5216F0E2"/>
    <w:rsid w:val="525C52F5"/>
    <w:rsid w:val="526386FA"/>
    <w:rsid w:val="52A8D3EC"/>
    <w:rsid w:val="52AE0DB9"/>
    <w:rsid w:val="531DC9E5"/>
    <w:rsid w:val="53CC0F05"/>
    <w:rsid w:val="542B32C3"/>
    <w:rsid w:val="547023A0"/>
    <w:rsid w:val="54D64DDB"/>
    <w:rsid w:val="54E0D970"/>
    <w:rsid w:val="55B7DB21"/>
    <w:rsid w:val="55BF9DFD"/>
    <w:rsid w:val="56288284"/>
    <w:rsid w:val="562AFD72"/>
    <w:rsid w:val="56357E94"/>
    <w:rsid w:val="5641A41D"/>
    <w:rsid w:val="56A775A0"/>
    <w:rsid w:val="56E772E5"/>
    <w:rsid w:val="5813D80E"/>
    <w:rsid w:val="58A1B5E9"/>
    <w:rsid w:val="58EB8A16"/>
    <w:rsid w:val="598ACBCF"/>
    <w:rsid w:val="59CE3885"/>
    <w:rsid w:val="5ADBAA35"/>
    <w:rsid w:val="5B6F3E5D"/>
    <w:rsid w:val="5B9F1800"/>
    <w:rsid w:val="5BA04065"/>
    <w:rsid w:val="5BA0AC60"/>
    <w:rsid w:val="5BA26D0A"/>
    <w:rsid w:val="5D1EEF69"/>
    <w:rsid w:val="5D728CDF"/>
    <w:rsid w:val="5DC780E6"/>
    <w:rsid w:val="5DDB33D0"/>
    <w:rsid w:val="5EA9EC94"/>
    <w:rsid w:val="5ED9DF56"/>
    <w:rsid w:val="5F0C6CA9"/>
    <w:rsid w:val="5F48DB8E"/>
    <w:rsid w:val="5F70CB60"/>
    <w:rsid w:val="5F8C0CAE"/>
    <w:rsid w:val="5FC95C83"/>
    <w:rsid w:val="60D1ACBB"/>
    <w:rsid w:val="61504C2D"/>
    <w:rsid w:val="622A4D57"/>
    <w:rsid w:val="6230548B"/>
    <w:rsid w:val="638D5C14"/>
    <w:rsid w:val="639342F7"/>
    <w:rsid w:val="63BEFC06"/>
    <w:rsid w:val="63C98FE9"/>
    <w:rsid w:val="642B1E16"/>
    <w:rsid w:val="643D28FA"/>
    <w:rsid w:val="6473AAD6"/>
    <w:rsid w:val="654BCFA4"/>
    <w:rsid w:val="667E731C"/>
    <w:rsid w:val="670B96AA"/>
    <w:rsid w:val="6760F01E"/>
    <w:rsid w:val="6775968E"/>
    <w:rsid w:val="67A09538"/>
    <w:rsid w:val="6812713A"/>
    <w:rsid w:val="68B8CF86"/>
    <w:rsid w:val="68CDE519"/>
    <w:rsid w:val="69071232"/>
    <w:rsid w:val="69A4E354"/>
    <w:rsid w:val="69F4D7E9"/>
    <w:rsid w:val="6AC42CAA"/>
    <w:rsid w:val="6ACC5314"/>
    <w:rsid w:val="6B33C455"/>
    <w:rsid w:val="6B887EE5"/>
    <w:rsid w:val="6BFBF947"/>
    <w:rsid w:val="6D462150"/>
    <w:rsid w:val="6D570475"/>
    <w:rsid w:val="6DF6E9CA"/>
    <w:rsid w:val="6E3968CB"/>
    <w:rsid w:val="6E69D75C"/>
    <w:rsid w:val="6F898B64"/>
    <w:rsid w:val="701A84A5"/>
    <w:rsid w:val="70451859"/>
    <w:rsid w:val="70DC126A"/>
    <w:rsid w:val="71B5BFA7"/>
    <w:rsid w:val="71B5BFA7"/>
    <w:rsid w:val="71F9534C"/>
    <w:rsid w:val="734AE3B6"/>
    <w:rsid w:val="73D49669"/>
    <w:rsid w:val="73F00B0B"/>
    <w:rsid w:val="7426F232"/>
    <w:rsid w:val="748B217B"/>
    <w:rsid w:val="749BD271"/>
    <w:rsid w:val="74CECB6F"/>
    <w:rsid w:val="75016466"/>
    <w:rsid w:val="761F2A0E"/>
    <w:rsid w:val="7695BBDF"/>
    <w:rsid w:val="76C2F91D"/>
    <w:rsid w:val="77251535"/>
    <w:rsid w:val="778CE9C7"/>
    <w:rsid w:val="79068F40"/>
    <w:rsid w:val="7992D9D9"/>
    <w:rsid w:val="79B0F7C2"/>
    <w:rsid w:val="79CA22A3"/>
    <w:rsid w:val="79F4ACF3"/>
    <w:rsid w:val="7AD8A1D1"/>
    <w:rsid w:val="7B53A0AA"/>
    <w:rsid w:val="7BBA0118"/>
    <w:rsid w:val="7C09A434"/>
    <w:rsid w:val="7D5423B7"/>
    <w:rsid w:val="7D9E9539"/>
    <w:rsid w:val="7DB1CAD5"/>
    <w:rsid w:val="7DCC0C9D"/>
    <w:rsid w:val="7E15B87D"/>
    <w:rsid w:val="7EE3CD58"/>
    <w:rsid w:val="7FB1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4FB5"/>
  <w15:chartTrackingRefBased/>
  <w15:docId w15:val="{EC783510-18DD-47D8-95B7-0367EBB95F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4E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4E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E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C4E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C4E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C4E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C4E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C4E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C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4E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C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4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4E5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8ce6726ce96d4ad1" /><Relationship Type="http://schemas.microsoft.com/office/2016/09/relationships/commentsIds" Target="commentsIds.xml" Id="R2acdb2a482494af4" /><Relationship Type="http://schemas.microsoft.com/office/2011/relationships/commentsExtended" Target="commentsExtended.xml" Id="R78ee6c870e0643f2" /><Relationship Type="http://schemas.microsoft.com/office/2018/08/relationships/commentsExtensible" Target="commentsExtensible.xml" Id="R55c43f4b92bf4fdf" /><Relationship Type="http://schemas.microsoft.com/office/2011/relationships/people" Target="people.xml" Id="Rb60abfd1020945e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MSK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Robert</dc:creator>
  <keywords/>
  <dc:description/>
  <lastModifiedBy>James, Robert</lastModifiedBy>
  <revision>5</revision>
  <dcterms:created xsi:type="dcterms:W3CDTF">2026-03-04T12:26:00.0000000Z</dcterms:created>
  <dcterms:modified xsi:type="dcterms:W3CDTF">2026-03-18T14:19:41.4369548Z</dcterms:modified>
</coreProperties>
</file>